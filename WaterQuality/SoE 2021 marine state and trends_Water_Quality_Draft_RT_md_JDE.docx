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34744985" w:displacedByCustomXml="next"/>
    <w:sdt>
      <w:sdtPr>
        <w:rPr>
          <w:rFonts w:cs="Times New Roman"/>
          <w:bCs w:val="0"/>
          <w:iCs/>
          <w:noProof/>
          <w:color w:val="000000"/>
          <w:sz w:val="24"/>
          <w:szCs w:val="22"/>
        </w:rPr>
        <w:id w:val="-1693529672"/>
        <w:docPartObj>
          <w:docPartGallery w:val="Cover Pages"/>
          <w:docPartUnique/>
        </w:docPartObj>
      </w:sdtPr>
      <w:sdtEndPr>
        <w:rPr>
          <w:rFonts w:cstheme="majorBidi"/>
          <w:bCs/>
          <w:color w:val="ED7D31" w:themeColor="accent2"/>
          <w:sz w:val="32"/>
          <w:szCs w:val="32"/>
        </w:rPr>
      </w:sdtEndPr>
      <w:sdtContent>
        <w:p w14:paraId="6042EABC" w14:textId="77777777" w:rsidR="00270792" w:rsidRDefault="00270792" w:rsidP="00270792">
          <w:pPr>
            <w:pStyle w:val="Heading1"/>
            <w:rPr>
              <w:noProof/>
            </w:rPr>
          </w:pPr>
          <w:proofErr w:type="spellStart"/>
          <w:r>
            <w:t>SoE</w:t>
          </w:r>
          <w:proofErr w:type="spellEnd"/>
          <w:r>
            <w:t xml:space="preserve"> 2021 </w:t>
          </w:r>
          <w:r>
            <w:rPr>
              <w:noProof/>
            </w:rPr>
            <w:t>Marine Expert Assessments</w:t>
          </w:r>
        </w:p>
      </w:sdtContent>
    </w:sdt>
    <w:p w14:paraId="118A1EA4" w14:textId="72CF141E" w:rsidR="002F79F4" w:rsidRPr="00327E28" w:rsidRDefault="00270792" w:rsidP="00270792">
      <w:pPr>
        <w:pStyle w:val="Heading1"/>
        <w:spacing w:line="240" w:lineRule="auto"/>
      </w:pPr>
      <w:bookmarkStart w:id="1" w:name="_q2jcq4u5blev" w:colFirst="0" w:colLast="0"/>
      <w:bookmarkEnd w:id="0"/>
      <w:bookmarkEnd w:id="1"/>
      <w:r w:rsidRPr="006F18ED">
        <w:t>STATE AND TREND ASSESSMENT</w:t>
      </w:r>
      <w:r>
        <w:t xml:space="preserve">: </w:t>
      </w:r>
      <w:r w:rsidR="00387186">
        <w:t>Water quality (turbidity, physicochemical properties)</w:t>
      </w:r>
    </w:p>
    <w:p w14:paraId="7DAF0E24" w14:textId="77777777" w:rsidR="002C14BC" w:rsidRPr="002C14BC" w:rsidRDefault="002C14BC" w:rsidP="00D97036">
      <w:pPr>
        <w:pStyle w:val="NormalWeb"/>
        <w:spacing w:before="0" w:beforeAutospacing="0" w:after="160" w:afterAutospacing="0"/>
        <w:rPr>
          <w:color w:val="000000"/>
          <w:sz w:val="24"/>
        </w:rPr>
      </w:pPr>
    </w:p>
    <w:p w14:paraId="4A73A478" w14:textId="067C562D" w:rsidR="002C14BC" w:rsidRPr="002C14BC" w:rsidRDefault="002C14BC" w:rsidP="00D97036">
      <w:pPr>
        <w:pStyle w:val="NormalWeb"/>
        <w:spacing w:before="0" w:beforeAutospacing="0" w:after="160" w:afterAutospacing="0"/>
        <w:rPr>
          <w:color w:val="000000"/>
          <w:sz w:val="24"/>
        </w:rPr>
      </w:pPr>
      <w:r w:rsidRPr="002C14BC">
        <w:rPr>
          <w:color w:val="000000"/>
          <w:sz w:val="24"/>
        </w:rPr>
        <w:t>Martina A. Doblin</w:t>
      </w:r>
      <w:r w:rsidR="003356B3" w:rsidRPr="003356B3">
        <w:rPr>
          <w:color w:val="000000"/>
          <w:sz w:val="24"/>
          <w:vertAlign w:val="superscript"/>
        </w:rPr>
        <w:t>1,2</w:t>
      </w:r>
      <w:r w:rsidRPr="002C14BC">
        <w:rPr>
          <w:color w:val="000000"/>
          <w:sz w:val="24"/>
        </w:rPr>
        <w:t>, Jason D. Everett</w:t>
      </w:r>
      <w:r w:rsidR="003356B3">
        <w:rPr>
          <w:color w:val="000000"/>
          <w:sz w:val="24"/>
          <w:vertAlign w:val="superscript"/>
        </w:rPr>
        <w:t>3</w:t>
      </w:r>
      <w:ins w:id="2" w:author="Jason Everett" w:date="2021-06-10T10:32:00Z">
        <w:r w:rsidR="00B84399">
          <w:rPr>
            <w:color w:val="000000"/>
            <w:sz w:val="24"/>
            <w:vertAlign w:val="superscript"/>
          </w:rPr>
          <w:t>,4,5</w:t>
        </w:r>
      </w:ins>
      <w:r w:rsidRPr="002C14BC">
        <w:rPr>
          <w:color w:val="000000"/>
          <w:sz w:val="24"/>
        </w:rPr>
        <w:t>, Claire Davies</w:t>
      </w:r>
      <w:ins w:id="3" w:author="Jason Everett" w:date="2021-06-10T10:32:00Z">
        <w:r w:rsidR="00B84399">
          <w:rPr>
            <w:color w:val="000000"/>
            <w:sz w:val="24"/>
            <w:vertAlign w:val="superscript"/>
          </w:rPr>
          <w:t>6</w:t>
        </w:r>
      </w:ins>
      <w:del w:id="4" w:author="Jason Everett" w:date="2021-06-10T10:32:00Z">
        <w:r w:rsidR="003356B3" w:rsidDel="00B84399">
          <w:rPr>
            <w:color w:val="000000"/>
            <w:sz w:val="24"/>
            <w:vertAlign w:val="superscript"/>
          </w:rPr>
          <w:delText>4</w:delText>
        </w:r>
      </w:del>
    </w:p>
    <w:p w14:paraId="37B73910" w14:textId="08424F46" w:rsidR="002C14BC" w:rsidRPr="003356B3" w:rsidRDefault="003356B3" w:rsidP="003356B3">
      <w:pPr>
        <w:pStyle w:val="ListParagraph"/>
        <w:numPr>
          <w:ilvl w:val="0"/>
          <w:numId w:val="23"/>
        </w:numPr>
        <w:autoSpaceDE w:val="0"/>
        <w:autoSpaceDN w:val="0"/>
        <w:adjustRightInd w:val="0"/>
        <w:spacing w:before="0" w:after="0"/>
        <w:jc w:val="both"/>
        <w:rPr>
          <w:sz w:val="24"/>
        </w:rPr>
      </w:pPr>
      <w:r>
        <w:t>Climate Change Cluster, University of Technology Sydney, NSW</w:t>
      </w:r>
    </w:p>
    <w:p w14:paraId="72E7E793" w14:textId="0BE97CA4" w:rsidR="003356B3" w:rsidRPr="003356B3" w:rsidRDefault="003356B3" w:rsidP="003356B3">
      <w:pPr>
        <w:pStyle w:val="ListParagraph"/>
        <w:numPr>
          <w:ilvl w:val="0"/>
          <w:numId w:val="23"/>
        </w:numPr>
        <w:autoSpaceDE w:val="0"/>
        <w:autoSpaceDN w:val="0"/>
        <w:adjustRightInd w:val="0"/>
        <w:spacing w:before="0" w:after="0"/>
        <w:jc w:val="both"/>
        <w:rPr>
          <w:sz w:val="24"/>
        </w:rPr>
      </w:pPr>
      <w:r>
        <w:t>Sydney Institute of Marine Science, NSW</w:t>
      </w:r>
    </w:p>
    <w:p w14:paraId="175F6736" w14:textId="62FFC597" w:rsidR="003356B3" w:rsidRPr="00B84399" w:rsidRDefault="003356B3" w:rsidP="003356B3">
      <w:pPr>
        <w:pStyle w:val="ListParagraph"/>
        <w:numPr>
          <w:ilvl w:val="0"/>
          <w:numId w:val="23"/>
        </w:numPr>
        <w:autoSpaceDE w:val="0"/>
        <w:autoSpaceDN w:val="0"/>
        <w:adjustRightInd w:val="0"/>
        <w:spacing w:before="0" w:after="0"/>
        <w:rPr>
          <w:ins w:id="5" w:author="Jason Everett" w:date="2021-06-10T10:31:00Z"/>
          <w:sz w:val="24"/>
          <w:rPrChange w:id="6" w:author="Jason Everett" w:date="2021-06-10T10:31:00Z">
            <w:rPr>
              <w:ins w:id="7" w:author="Jason Everett" w:date="2021-06-10T10:31:00Z"/>
              <w:color w:val="000000"/>
            </w:rPr>
          </w:rPrChange>
        </w:rPr>
      </w:pPr>
      <w:r>
        <w:rPr>
          <w:color w:val="000000"/>
        </w:rPr>
        <w:t>School of Mathematics and Physics, The University of Queensland, QLD</w:t>
      </w:r>
    </w:p>
    <w:p w14:paraId="70FB7F89" w14:textId="1865110B" w:rsidR="00B84399" w:rsidRPr="00B84399" w:rsidRDefault="00B84399" w:rsidP="00B84399">
      <w:pPr>
        <w:pStyle w:val="ListParagraph"/>
        <w:numPr>
          <w:ilvl w:val="0"/>
          <w:numId w:val="23"/>
        </w:numPr>
        <w:rPr>
          <w:ins w:id="8" w:author="Jason Everett" w:date="2021-06-10T10:31:00Z"/>
          <w:sz w:val="24"/>
          <w:lang w:val="en-GB"/>
        </w:rPr>
      </w:pPr>
      <w:ins w:id="9" w:author="Jason Everett" w:date="2021-06-10T10:31:00Z">
        <w:r w:rsidRPr="00B84399">
          <w:rPr>
            <w:sz w:val="24"/>
            <w:lang w:val="en-GB"/>
          </w:rPr>
          <w:t>CSIRO Oceans and Atmosphere, Queensland Biosciences Precinct, St Lucia, QLD, 4067, Australia</w:t>
        </w:r>
      </w:ins>
    </w:p>
    <w:p w14:paraId="094C1331" w14:textId="72B0632A" w:rsidR="00B84399" w:rsidRPr="00B84399" w:rsidRDefault="00B84399" w:rsidP="00B84399">
      <w:pPr>
        <w:pStyle w:val="ListParagraph"/>
        <w:numPr>
          <w:ilvl w:val="0"/>
          <w:numId w:val="23"/>
        </w:numPr>
        <w:rPr>
          <w:sz w:val="24"/>
          <w:lang w:val="en-GB"/>
          <w:rPrChange w:id="10" w:author="Jason Everett" w:date="2021-06-10T10:32:00Z">
            <w:rPr/>
          </w:rPrChange>
        </w:rPr>
        <w:pPrChange w:id="11" w:author="Jason Everett" w:date="2021-06-10T10:32:00Z">
          <w:pPr>
            <w:pStyle w:val="ListParagraph"/>
            <w:numPr>
              <w:numId w:val="23"/>
            </w:numPr>
            <w:autoSpaceDE w:val="0"/>
            <w:autoSpaceDN w:val="0"/>
            <w:adjustRightInd w:val="0"/>
            <w:spacing w:before="0" w:after="0"/>
            <w:ind w:hanging="360"/>
          </w:pPr>
        </w:pPrChange>
      </w:pPr>
      <w:ins w:id="12" w:author="Jason Everett" w:date="2021-06-10T10:32:00Z">
        <w:r>
          <w:rPr>
            <w:sz w:val="24"/>
            <w:lang w:val="en-GB"/>
          </w:rPr>
          <w:t>Centre f</w:t>
        </w:r>
      </w:ins>
      <w:ins w:id="13" w:author="Jason Everett" w:date="2021-06-10T10:31:00Z">
        <w:r>
          <w:rPr>
            <w:sz w:val="24"/>
            <w:lang w:val="en-GB"/>
          </w:rPr>
          <w:t xml:space="preserve">or Marine Science and </w:t>
        </w:r>
        <w:proofErr w:type="spellStart"/>
        <w:r>
          <w:rPr>
            <w:sz w:val="24"/>
            <w:lang w:val="en-GB"/>
          </w:rPr>
          <w:t xml:space="preserve">Innovation, </w:t>
        </w:r>
        <w:r w:rsidRPr="00B84399">
          <w:rPr>
            <w:sz w:val="24"/>
            <w:lang w:val="en-GB"/>
          </w:rPr>
          <w:t>School</w:t>
        </w:r>
        <w:proofErr w:type="spellEnd"/>
        <w:r w:rsidRPr="00B84399">
          <w:rPr>
            <w:sz w:val="24"/>
            <w:lang w:val="en-GB"/>
          </w:rPr>
          <w:t xml:space="preserve"> of Biological, Earth and Environmental Science, University of NSW, Sydney, NSW, 2052, Australia.</w:t>
        </w:r>
      </w:ins>
    </w:p>
    <w:p w14:paraId="426A12E7" w14:textId="1288F3CC" w:rsidR="003356B3" w:rsidRDefault="003356B3" w:rsidP="003356B3">
      <w:pPr>
        <w:pStyle w:val="ListParagraph"/>
        <w:numPr>
          <w:ilvl w:val="0"/>
          <w:numId w:val="23"/>
        </w:numPr>
        <w:autoSpaceDE w:val="0"/>
        <w:autoSpaceDN w:val="0"/>
        <w:adjustRightInd w:val="0"/>
        <w:spacing w:before="0" w:after="0"/>
        <w:jc w:val="both"/>
        <w:rPr>
          <w:sz w:val="24"/>
        </w:rPr>
      </w:pPr>
      <w:r>
        <w:rPr>
          <w:sz w:val="24"/>
        </w:rPr>
        <w:t>CSIRO Oceans and Atmosphere, Hobart, TAS</w:t>
      </w:r>
    </w:p>
    <w:p w14:paraId="68A466C1" w14:textId="77777777" w:rsidR="003356B3" w:rsidRPr="003356B3" w:rsidRDefault="003356B3" w:rsidP="003356B3">
      <w:pPr>
        <w:pStyle w:val="ListParagraph"/>
        <w:autoSpaceDE w:val="0"/>
        <w:autoSpaceDN w:val="0"/>
        <w:adjustRightInd w:val="0"/>
        <w:spacing w:before="0" w:after="0"/>
        <w:jc w:val="both"/>
        <w:rPr>
          <w:sz w:val="24"/>
        </w:rPr>
      </w:pPr>
    </w:p>
    <w:p w14:paraId="226BF8E9" w14:textId="738B14BE" w:rsidR="00270792" w:rsidRPr="0023326C" w:rsidRDefault="00270792" w:rsidP="008C321E">
      <w:pPr>
        <w:autoSpaceDE w:val="0"/>
        <w:autoSpaceDN w:val="0"/>
        <w:adjustRightInd w:val="0"/>
        <w:spacing w:before="0" w:after="0"/>
        <w:jc w:val="both"/>
        <w:rPr>
          <w:b/>
          <w:bCs/>
          <w:sz w:val="24"/>
        </w:rPr>
      </w:pPr>
      <w:r w:rsidRPr="0023326C">
        <w:rPr>
          <w:b/>
          <w:bCs/>
          <w:sz w:val="24"/>
        </w:rPr>
        <w:t>Suggested reviewers:</w:t>
      </w:r>
    </w:p>
    <w:p w14:paraId="155E25DB" w14:textId="5449EC94" w:rsidR="00361D06" w:rsidRDefault="00361D06" w:rsidP="008C321E">
      <w:pPr>
        <w:autoSpaceDE w:val="0"/>
        <w:autoSpaceDN w:val="0"/>
        <w:adjustRightInd w:val="0"/>
        <w:spacing w:before="0" w:after="0"/>
        <w:jc w:val="both"/>
        <w:rPr>
          <w:szCs w:val="22"/>
        </w:rPr>
      </w:pPr>
      <w:r>
        <w:rPr>
          <w:sz w:val="24"/>
        </w:rPr>
        <w:t xml:space="preserve">Dr </w:t>
      </w:r>
      <w:proofErr w:type="spellStart"/>
      <w:r>
        <w:rPr>
          <w:szCs w:val="22"/>
        </w:rPr>
        <w:t>Bozena</w:t>
      </w:r>
      <w:proofErr w:type="spellEnd"/>
      <w:r>
        <w:rPr>
          <w:szCs w:val="22"/>
        </w:rPr>
        <w:t xml:space="preserve"> </w:t>
      </w:r>
      <w:proofErr w:type="spellStart"/>
      <w:r>
        <w:rPr>
          <w:szCs w:val="22"/>
        </w:rPr>
        <w:t>Wojtasiewicz</w:t>
      </w:r>
      <w:proofErr w:type="spellEnd"/>
      <w:r>
        <w:rPr>
          <w:szCs w:val="22"/>
        </w:rPr>
        <w:t>, CSIRO; Bozena.Wojtasiewicz@csiro.au</w:t>
      </w:r>
    </w:p>
    <w:p w14:paraId="2C52FEBA" w14:textId="7E64AC08" w:rsidR="00180402" w:rsidRDefault="00180402" w:rsidP="008C321E">
      <w:pPr>
        <w:autoSpaceDE w:val="0"/>
        <w:autoSpaceDN w:val="0"/>
        <w:adjustRightInd w:val="0"/>
        <w:spacing w:before="0" w:after="0"/>
        <w:jc w:val="both"/>
        <w:rPr>
          <w:sz w:val="24"/>
        </w:rPr>
      </w:pPr>
      <w:r>
        <w:rPr>
          <w:sz w:val="24"/>
        </w:rPr>
        <w:t xml:space="preserve">Prof David Antoine, Curtin University; </w:t>
      </w:r>
      <w:r w:rsidRPr="00361D06">
        <w:rPr>
          <w:sz w:val="24"/>
        </w:rPr>
        <w:t>David.Antoine@curtin.edu.au</w:t>
      </w:r>
    </w:p>
    <w:p w14:paraId="577FE10F" w14:textId="1E0D43ED" w:rsidR="00180402" w:rsidRDefault="00180402" w:rsidP="008C321E">
      <w:pPr>
        <w:autoSpaceDE w:val="0"/>
        <w:autoSpaceDN w:val="0"/>
        <w:adjustRightInd w:val="0"/>
        <w:spacing w:before="0" w:after="0"/>
        <w:jc w:val="both"/>
        <w:rPr>
          <w:sz w:val="24"/>
        </w:rPr>
      </w:pPr>
      <w:r>
        <w:rPr>
          <w:sz w:val="24"/>
        </w:rPr>
        <w:t xml:space="preserve">Prof Peter </w:t>
      </w:r>
      <w:proofErr w:type="spellStart"/>
      <w:r>
        <w:rPr>
          <w:sz w:val="24"/>
        </w:rPr>
        <w:t>Strutton</w:t>
      </w:r>
      <w:proofErr w:type="spellEnd"/>
      <w:r>
        <w:rPr>
          <w:sz w:val="24"/>
        </w:rPr>
        <w:t>, University of Tasmania; Peter.Strutton@utas.edu.au</w:t>
      </w:r>
    </w:p>
    <w:p w14:paraId="53AF3DEA" w14:textId="77777777" w:rsidR="00270792" w:rsidRDefault="00270792" w:rsidP="008C321E">
      <w:pPr>
        <w:autoSpaceDE w:val="0"/>
        <w:autoSpaceDN w:val="0"/>
        <w:adjustRightInd w:val="0"/>
        <w:spacing w:before="0" w:after="0"/>
        <w:jc w:val="both"/>
        <w:rPr>
          <w:sz w:val="24"/>
        </w:rPr>
      </w:pPr>
    </w:p>
    <w:p w14:paraId="3C8FC805" w14:textId="2338C376" w:rsidR="00EE47AD" w:rsidRPr="00C87D12" w:rsidRDefault="00EE47AD" w:rsidP="008C321E">
      <w:pPr>
        <w:autoSpaceDE w:val="0"/>
        <w:autoSpaceDN w:val="0"/>
        <w:adjustRightInd w:val="0"/>
        <w:spacing w:before="0" w:after="0"/>
        <w:jc w:val="both"/>
        <w:rPr>
          <w:sz w:val="24"/>
        </w:rPr>
      </w:pPr>
      <w:r w:rsidRPr="008C321E">
        <w:rPr>
          <w:sz w:val="24"/>
        </w:rPr>
        <w:t xml:space="preserve">Marine environments </w:t>
      </w:r>
      <w:r w:rsidR="00A77044" w:rsidRPr="008C321E">
        <w:rPr>
          <w:sz w:val="24"/>
        </w:rPr>
        <w:t xml:space="preserve">(continental shelf and </w:t>
      </w:r>
      <w:r w:rsidR="000A0061">
        <w:rPr>
          <w:sz w:val="24"/>
        </w:rPr>
        <w:t>open</w:t>
      </w:r>
      <w:r w:rsidR="00A77044" w:rsidRPr="008C321E">
        <w:rPr>
          <w:sz w:val="24"/>
        </w:rPr>
        <w:t xml:space="preserve"> ocean) </w:t>
      </w:r>
      <w:r w:rsidRPr="008C321E">
        <w:rPr>
          <w:sz w:val="24"/>
        </w:rPr>
        <w:t>are</w:t>
      </w:r>
      <w:r w:rsidRPr="00C87D12">
        <w:rPr>
          <w:sz w:val="24"/>
        </w:rPr>
        <w:t xml:space="preserve"> influenced by regional variation in climate</w:t>
      </w:r>
      <w:r w:rsidR="00C87D12" w:rsidRPr="00C87D12">
        <w:rPr>
          <w:sz w:val="24"/>
        </w:rPr>
        <w:t>, geomorphology</w:t>
      </w:r>
      <w:r w:rsidR="00D97036" w:rsidRPr="00C87D12">
        <w:rPr>
          <w:sz w:val="24"/>
        </w:rPr>
        <w:t xml:space="preserve"> </w:t>
      </w:r>
      <w:r w:rsidRPr="00C87D12">
        <w:rPr>
          <w:sz w:val="24"/>
        </w:rPr>
        <w:t xml:space="preserve">and oceanography, </w:t>
      </w:r>
      <w:r w:rsidR="00C87D12" w:rsidRPr="00C87D12">
        <w:rPr>
          <w:sz w:val="24"/>
        </w:rPr>
        <w:t xml:space="preserve">all </w:t>
      </w:r>
      <w:r w:rsidRPr="00C87D12">
        <w:rPr>
          <w:sz w:val="24"/>
        </w:rPr>
        <w:t xml:space="preserve">of which regulate the </w:t>
      </w:r>
      <w:r w:rsidR="00D97036" w:rsidRPr="00C87D12">
        <w:rPr>
          <w:sz w:val="24"/>
        </w:rPr>
        <w:t xml:space="preserve">concentration and </w:t>
      </w:r>
      <w:r w:rsidRPr="00C87D12">
        <w:rPr>
          <w:sz w:val="24"/>
        </w:rPr>
        <w:t>nature of the dissolved and particulate material</w:t>
      </w:r>
      <w:r w:rsidR="00303DA2" w:rsidRPr="00C87D12">
        <w:rPr>
          <w:sz w:val="24"/>
        </w:rPr>
        <w:t>s in seawater</w:t>
      </w:r>
      <w:r w:rsidR="00554F73" w:rsidRPr="00C87D12">
        <w:rPr>
          <w:sz w:val="24"/>
        </w:rPr>
        <w:t>. These constituents co</w:t>
      </w:r>
      <w:r w:rsidR="00D950CD" w:rsidRPr="00C87D12">
        <w:rPr>
          <w:sz w:val="24"/>
        </w:rPr>
        <w:t>llectively determine</w:t>
      </w:r>
      <w:r w:rsidR="00D97036" w:rsidRPr="00C87D12">
        <w:rPr>
          <w:sz w:val="24"/>
        </w:rPr>
        <w:t xml:space="preserve"> water quality</w:t>
      </w:r>
      <w:r w:rsidRPr="00C87D12">
        <w:rPr>
          <w:sz w:val="24"/>
        </w:rPr>
        <w:t>.</w:t>
      </w:r>
      <w:r w:rsidR="00D97036" w:rsidRPr="00C87D12">
        <w:rPr>
          <w:sz w:val="24"/>
        </w:rPr>
        <w:t xml:space="preserve"> </w:t>
      </w:r>
    </w:p>
    <w:p w14:paraId="04D8F5F5" w14:textId="77777777" w:rsidR="00587494" w:rsidRPr="00C87D12" w:rsidRDefault="00587494" w:rsidP="00AF3C23">
      <w:pPr>
        <w:spacing w:before="0" w:after="0"/>
        <w:rPr>
          <w:sz w:val="24"/>
        </w:rPr>
      </w:pPr>
    </w:p>
    <w:p w14:paraId="48FC3390" w14:textId="4BFD98C1" w:rsidR="00957FD2" w:rsidRDefault="00587494" w:rsidP="00AF3C23">
      <w:pPr>
        <w:spacing w:before="0" w:after="0"/>
        <w:rPr>
          <w:sz w:val="24"/>
          <w:szCs w:val="21"/>
        </w:rPr>
      </w:pPr>
      <w:r w:rsidRPr="008C321E">
        <w:rPr>
          <w:sz w:val="24"/>
          <w:szCs w:val="21"/>
        </w:rPr>
        <w:t xml:space="preserve">Australian marine waters are generally low in suspended sediments (turbidity) and colour </w:t>
      </w:r>
      <w:r w:rsidR="00C87D12">
        <w:rPr>
          <w:sz w:val="24"/>
          <w:szCs w:val="21"/>
        </w:rPr>
        <w:t xml:space="preserve">(coloured dissolved organic matter) </w:t>
      </w:r>
      <w:r w:rsidRPr="008C321E">
        <w:rPr>
          <w:sz w:val="24"/>
          <w:szCs w:val="21"/>
        </w:rPr>
        <w:t>resulting in relatively deep light penetration</w:t>
      </w:r>
      <w:r w:rsidR="00776CC6" w:rsidRPr="008C321E">
        <w:rPr>
          <w:sz w:val="24"/>
          <w:szCs w:val="21"/>
        </w:rPr>
        <w:t xml:space="preserve"> that allows </w:t>
      </w:r>
      <w:r w:rsidR="007D2AC8">
        <w:rPr>
          <w:sz w:val="24"/>
          <w:szCs w:val="21"/>
        </w:rPr>
        <w:t>pelagic primary producers (</w:t>
      </w:r>
      <w:r w:rsidR="00776CC6" w:rsidRPr="008C321E">
        <w:rPr>
          <w:sz w:val="24"/>
          <w:szCs w:val="21"/>
        </w:rPr>
        <w:t>phytoplankton</w:t>
      </w:r>
      <w:r w:rsidR="007D2AC8">
        <w:rPr>
          <w:sz w:val="24"/>
          <w:szCs w:val="21"/>
        </w:rPr>
        <w:t>)</w:t>
      </w:r>
      <w:r w:rsidR="00776CC6" w:rsidRPr="008C321E">
        <w:rPr>
          <w:sz w:val="24"/>
          <w:szCs w:val="21"/>
        </w:rPr>
        <w:t xml:space="preserve"> to persist in waters greater than 100 m</w:t>
      </w:r>
      <w:r w:rsidRPr="008C321E">
        <w:rPr>
          <w:sz w:val="24"/>
          <w:szCs w:val="21"/>
        </w:rPr>
        <w:t xml:space="preserve">. </w:t>
      </w:r>
      <w:r w:rsidR="00957FD2">
        <w:rPr>
          <w:sz w:val="24"/>
        </w:rPr>
        <w:t>Marine ecosystems are adapted to these</w:t>
      </w:r>
      <w:r w:rsidR="00957FD2" w:rsidRPr="008C321E">
        <w:rPr>
          <w:sz w:val="24"/>
          <w:szCs w:val="21"/>
        </w:rPr>
        <w:t xml:space="preserve"> </w:t>
      </w:r>
      <w:r w:rsidR="00957FD2">
        <w:rPr>
          <w:sz w:val="24"/>
          <w:szCs w:val="21"/>
        </w:rPr>
        <w:t xml:space="preserve">conditions and therefore any deterioration (i.e., increased turbidity or decreased optical </w:t>
      </w:r>
      <w:r w:rsidR="00BB1A1C">
        <w:rPr>
          <w:sz w:val="24"/>
          <w:szCs w:val="21"/>
        </w:rPr>
        <w:t>transparency</w:t>
      </w:r>
      <w:r w:rsidR="00957FD2">
        <w:rPr>
          <w:sz w:val="24"/>
          <w:szCs w:val="21"/>
        </w:rPr>
        <w:t>) in water quality threatens key habitat-forming benthic primary producers such as kelps and seagrasses.</w:t>
      </w:r>
    </w:p>
    <w:p w14:paraId="2057220C" w14:textId="77777777" w:rsidR="00957FD2" w:rsidRDefault="00957FD2" w:rsidP="00AF3C23">
      <w:pPr>
        <w:spacing w:before="0" w:after="0"/>
        <w:rPr>
          <w:sz w:val="24"/>
          <w:szCs w:val="21"/>
        </w:rPr>
      </w:pPr>
    </w:p>
    <w:p w14:paraId="3D7E5072" w14:textId="4D677315" w:rsidR="00957FD2" w:rsidRDefault="00587494" w:rsidP="00776CC6">
      <w:pPr>
        <w:spacing w:before="0" w:after="0"/>
        <w:rPr>
          <w:sz w:val="24"/>
        </w:rPr>
      </w:pPr>
      <w:r w:rsidRPr="008C321E">
        <w:rPr>
          <w:sz w:val="24"/>
          <w:szCs w:val="21"/>
        </w:rPr>
        <w:t>In oceanic and outer continental she</w:t>
      </w:r>
      <w:r w:rsidR="007D2AC8">
        <w:rPr>
          <w:sz w:val="24"/>
          <w:szCs w:val="21"/>
        </w:rPr>
        <w:t>lf waters the major determinant</w:t>
      </w:r>
      <w:r w:rsidRPr="008C321E">
        <w:rPr>
          <w:sz w:val="24"/>
          <w:szCs w:val="21"/>
        </w:rPr>
        <w:t xml:space="preserve"> of turbidity, transparency</w:t>
      </w:r>
      <w:r w:rsidR="008C321E">
        <w:rPr>
          <w:sz w:val="24"/>
          <w:szCs w:val="21"/>
        </w:rPr>
        <w:t>,</w:t>
      </w:r>
      <w:r w:rsidRPr="008C321E">
        <w:rPr>
          <w:sz w:val="24"/>
          <w:szCs w:val="21"/>
        </w:rPr>
        <w:t xml:space="preserve"> and colour is the </w:t>
      </w:r>
      <w:r w:rsidR="007D2AC8">
        <w:rPr>
          <w:sz w:val="24"/>
          <w:szCs w:val="21"/>
        </w:rPr>
        <w:t>biomass</w:t>
      </w:r>
      <w:r w:rsidRPr="008C321E">
        <w:rPr>
          <w:sz w:val="24"/>
          <w:szCs w:val="21"/>
        </w:rPr>
        <w:t xml:space="preserve"> of phytoplankton (</w:t>
      </w:r>
      <w:proofErr w:type="spellStart"/>
      <w:r w:rsidRPr="008C321E">
        <w:rPr>
          <w:sz w:val="24"/>
          <w:szCs w:val="21"/>
        </w:rPr>
        <w:t>Yentsch</w:t>
      </w:r>
      <w:proofErr w:type="spellEnd"/>
      <w:r w:rsidRPr="008C321E">
        <w:rPr>
          <w:sz w:val="24"/>
          <w:szCs w:val="21"/>
        </w:rPr>
        <w:t xml:space="preserve"> 1960)</w:t>
      </w:r>
      <w:r w:rsidR="00610513">
        <w:rPr>
          <w:sz w:val="24"/>
          <w:szCs w:val="21"/>
        </w:rPr>
        <w:t xml:space="preserve">, with phytoplankton growth </w:t>
      </w:r>
      <w:r w:rsidR="00C87D12">
        <w:rPr>
          <w:sz w:val="24"/>
          <w:szCs w:val="21"/>
        </w:rPr>
        <w:t xml:space="preserve">largely </w:t>
      </w:r>
      <w:r w:rsidR="00610513">
        <w:rPr>
          <w:sz w:val="24"/>
          <w:szCs w:val="21"/>
        </w:rPr>
        <w:t xml:space="preserve">being </w:t>
      </w:r>
      <w:r w:rsidR="00C87D12">
        <w:rPr>
          <w:sz w:val="24"/>
          <w:szCs w:val="21"/>
        </w:rPr>
        <w:t>driven</w:t>
      </w:r>
      <w:r w:rsidR="00610513">
        <w:rPr>
          <w:sz w:val="24"/>
          <w:szCs w:val="21"/>
        </w:rPr>
        <w:t xml:space="preserve"> by </w:t>
      </w:r>
      <w:r w:rsidR="007D2AC8">
        <w:rPr>
          <w:sz w:val="24"/>
          <w:szCs w:val="21"/>
        </w:rPr>
        <w:t xml:space="preserve">the availability </w:t>
      </w:r>
      <w:r w:rsidR="007D2AC8" w:rsidRPr="008C321E">
        <w:rPr>
          <w:sz w:val="24"/>
        </w:rPr>
        <w:t xml:space="preserve">of </w:t>
      </w:r>
      <w:r w:rsidR="00610513" w:rsidRPr="008C321E">
        <w:rPr>
          <w:sz w:val="24"/>
        </w:rPr>
        <w:t>dissolved nutrient</w:t>
      </w:r>
      <w:r w:rsidR="007D2AC8" w:rsidRPr="008C321E">
        <w:rPr>
          <w:sz w:val="24"/>
        </w:rPr>
        <w:t>s.</w:t>
      </w:r>
      <w:r w:rsidR="00957FD2">
        <w:rPr>
          <w:sz w:val="24"/>
        </w:rPr>
        <w:t xml:space="preserve"> </w:t>
      </w:r>
      <w:r w:rsidR="002C14BC">
        <w:rPr>
          <w:sz w:val="24"/>
        </w:rPr>
        <w:t>However, w</w:t>
      </w:r>
      <w:r w:rsidR="00776CC6" w:rsidRPr="008C321E">
        <w:rPr>
          <w:sz w:val="24"/>
        </w:rPr>
        <w:t>ater transparency declines strongly toward shore due to increased sources of sediment</w:t>
      </w:r>
      <w:r w:rsidR="008C321E">
        <w:rPr>
          <w:sz w:val="24"/>
        </w:rPr>
        <w:t>, nutrients</w:t>
      </w:r>
      <w:r w:rsidR="00776CC6" w:rsidRPr="008C321E">
        <w:rPr>
          <w:sz w:val="24"/>
        </w:rPr>
        <w:t xml:space="preserve"> and greater phytoplankton biomass. </w:t>
      </w:r>
    </w:p>
    <w:p w14:paraId="17226B1D" w14:textId="77777777" w:rsidR="00957FD2" w:rsidRDefault="00957FD2" w:rsidP="00776CC6">
      <w:pPr>
        <w:spacing w:before="0" w:after="0"/>
        <w:rPr>
          <w:sz w:val="24"/>
        </w:rPr>
      </w:pPr>
    </w:p>
    <w:p w14:paraId="3F899EA2" w14:textId="1DF6670E" w:rsidR="007D2AC8" w:rsidRDefault="008C321E" w:rsidP="00776CC6">
      <w:pPr>
        <w:spacing w:before="0" w:after="0"/>
        <w:rPr>
          <w:sz w:val="24"/>
        </w:rPr>
      </w:pPr>
      <w:r>
        <w:rPr>
          <w:sz w:val="24"/>
        </w:rPr>
        <w:t>The n</w:t>
      </w:r>
      <w:r w:rsidR="007D2AC8" w:rsidRPr="008C321E">
        <w:rPr>
          <w:sz w:val="24"/>
        </w:rPr>
        <w:t xml:space="preserve">orthern waters </w:t>
      </w:r>
      <w:r>
        <w:rPr>
          <w:sz w:val="24"/>
        </w:rPr>
        <w:t xml:space="preserve">of Australia </w:t>
      </w:r>
      <w:r w:rsidR="00C87D12">
        <w:rPr>
          <w:sz w:val="24"/>
        </w:rPr>
        <w:t xml:space="preserve">(Timor and Arafura Seas) </w:t>
      </w:r>
      <w:r w:rsidR="007D2AC8" w:rsidRPr="008C321E">
        <w:rPr>
          <w:sz w:val="24"/>
        </w:rPr>
        <w:t>have highest suspended sediment (lowest transparency) relative to southern waters</w:t>
      </w:r>
      <w:r w:rsidR="00C87D12">
        <w:rPr>
          <w:sz w:val="24"/>
        </w:rPr>
        <w:t>, and those in the Coral Sea have greatest transparency (Secchi disk depth; Fig. 1)</w:t>
      </w:r>
      <w:r w:rsidR="007D2AC8" w:rsidRPr="008C321E">
        <w:rPr>
          <w:sz w:val="24"/>
        </w:rPr>
        <w:t xml:space="preserve">. </w:t>
      </w:r>
      <w:r w:rsidR="00C87D12">
        <w:rPr>
          <w:sz w:val="24"/>
        </w:rPr>
        <w:t xml:space="preserve">Water transparency is strongly seasonal, generally reaching a minimum in spring and summer due to growth of phytoplankton (as indicated by </w:t>
      </w:r>
      <w:r w:rsidR="00261242">
        <w:rPr>
          <w:sz w:val="24"/>
        </w:rPr>
        <w:t xml:space="preserve">peaks in </w:t>
      </w:r>
      <w:ins w:id="14" w:author="Jason Everett" w:date="2021-06-10T10:33:00Z">
        <w:r w:rsidR="00320F7F">
          <w:rPr>
            <w:sz w:val="24"/>
          </w:rPr>
          <w:t>chlorophyll-a (</w:t>
        </w:r>
      </w:ins>
      <w:proofErr w:type="spellStart"/>
      <w:r w:rsidR="00C87D12">
        <w:rPr>
          <w:sz w:val="24"/>
        </w:rPr>
        <w:t>Chl</w:t>
      </w:r>
      <w:proofErr w:type="spellEnd"/>
      <w:r w:rsidR="00C87D12">
        <w:rPr>
          <w:sz w:val="24"/>
        </w:rPr>
        <w:t>-a</w:t>
      </w:r>
      <w:ins w:id="15" w:author="Jason Everett" w:date="2021-06-10T10:33:00Z">
        <w:r w:rsidR="00320F7F">
          <w:rPr>
            <w:sz w:val="24"/>
          </w:rPr>
          <w:t>)</w:t>
        </w:r>
      </w:ins>
      <w:r w:rsidR="00C87D12">
        <w:rPr>
          <w:sz w:val="24"/>
        </w:rPr>
        <w:t xml:space="preserve"> concentration; Fig. 1).</w:t>
      </w:r>
    </w:p>
    <w:p w14:paraId="4C0AB9EC" w14:textId="77777777" w:rsidR="00C87D12" w:rsidRPr="008C321E" w:rsidRDefault="00C87D12" w:rsidP="00776CC6">
      <w:pPr>
        <w:spacing w:before="0" w:after="0"/>
        <w:rPr>
          <w:sz w:val="24"/>
        </w:rPr>
      </w:pPr>
    </w:p>
    <w:p w14:paraId="2FBA50CA" w14:textId="4A69F755" w:rsidR="007D2AC8" w:rsidRPr="008C321E" w:rsidRDefault="008C321E" w:rsidP="008C321E">
      <w:pPr>
        <w:spacing w:before="0" w:after="0"/>
        <w:rPr>
          <w:sz w:val="24"/>
        </w:rPr>
      </w:pPr>
      <w:r>
        <w:rPr>
          <w:sz w:val="24"/>
        </w:rPr>
        <w:t xml:space="preserve">Tidal flows and waves contribute to </w:t>
      </w:r>
      <w:r w:rsidRPr="008C321E">
        <w:rPr>
          <w:sz w:val="24"/>
        </w:rPr>
        <w:t>turbidit</w:t>
      </w:r>
      <w:r>
        <w:rPr>
          <w:sz w:val="24"/>
        </w:rPr>
        <w:t xml:space="preserve">y, but extreme events such as </w:t>
      </w:r>
      <w:r w:rsidR="00776CC6" w:rsidRPr="008C321E">
        <w:rPr>
          <w:sz w:val="24"/>
        </w:rPr>
        <w:t xml:space="preserve">tropical cyclones </w:t>
      </w:r>
      <w:r w:rsidR="00C87D12">
        <w:rPr>
          <w:sz w:val="24"/>
        </w:rPr>
        <w:t xml:space="preserve">and storms </w:t>
      </w:r>
      <w:r>
        <w:rPr>
          <w:sz w:val="24"/>
        </w:rPr>
        <w:t xml:space="preserve">can increase the level of suspended sediment by up to 3 orders of magnitude </w:t>
      </w:r>
      <w:r>
        <w:rPr>
          <w:sz w:val="24"/>
        </w:rPr>
        <w:lastRenderedPageBreak/>
        <w:t xml:space="preserve">(x1000) due to </w:t>
      </w:r>
      <w:r w:rsidR="00776CC6" w:rsidRPr="008C321E">
        <w:rPr>
          <w:sz w:val="24"/>
        </w:rPr>
        <w:t xml:space="preserve">both runoff and bottom disturbance by waves. </w:t>
      </w:r>
      <w:r>
        <w:rPr>
          <w:sz w:val="24"/>
        </w:rPr>
        <w:t>In addition, t</w:t>
      </w:r>
      <w:r w:rsidR="007D2AC8" w:rsidRPr="008C321E">
        <w:rPr>
          <w:sz w:val="24"/>
        </w:rPr>
        <w:t xml:space="preserve">ropical rivers in areas of high rainfall </w:t>
      </w:r>
      <w:r>
        <w:rPr>
          <w:sz w:val="24"/>
        </w:rPr>
        <w:t>can deliver</w:t>
      </w:r>
      <w:r w:rsidR="007D2AC8" w:rsidRPr="008C321E">
        <w:rPr>
          <w:sz w:val="24"/>
        </w:rPr>
        <w:t xml:space="preserve"> large amounts of sediment to the coastal zone</w:t>
      </w:r>
      <w:r>
        <w:rPr>
          <w:sz w:val="24"/>
        </w:rPr>
        <w:t>, with plumes sometimes being</w:t>
      </w:r>
      <w:r w:rsidR="007D2AC8" w:rsidRPr="008C321E">
        <w:rPr>
          <w:sz w:val="24"/>
        </w:rPr>
        <w:t xml:space="preserve"> quite extensive.  </w:t>
      </w:r>
    </w:p>
    <w:p w14:paraId="16567385" w14:textId="77777777" w:rsidR="007D2AC8" w:rsidRPr="008C321E" w:rsidRDefault="007D2AC8" w:rsidP="00776CC6">
      <w:pPr>
        <w:spacing w:before="0" w:after="0"/>
        <w:rPr>
          <w:rFonts w:ascii="Helvetica" w:hAnsi="Helvetica"/>
          <w:sz w:val="24"/>
        </w:rPr>
      </w:pPr>
    </w:p>
    <w:p w14:paraId="28D1B74F" w14:textId="00128B90" w:rsidR="00A11663" w:rsidRDefault="00A11663" w:rsidP="008C321E">
      <w:pPr>
        <w:autoSpaceDE w:val="0"/>
        <w:autoSpaceDN w:val="0"/>
        <w:adjustRightInd w:val="0"/>
        <w:spacing w:before="0" w:after="0"/>
        <w:jc w:val="both"/>
        <w:rPr>
          <w:sz w:val="24"/>
        </w:rPr>
      </w:pPr>
      <w:r>
        <w:rPr>
          <w:sz w:val="24"/>
        </w:rPr>
        <w:t xml:space="preserve">Current state: </w:t>
      </w:r>
      <w:r w:rsidR="00D950CD">
        <w:rPr>
          <w:sz w:val="24"/>
        </w:rPr>
        <w:t xml:space="preserve">Australian marine waters </w:t>
      </w:r>
      <w:r w:rsidR="008C321E">
        <w:rPr>
          <w:sz w:val="24"/>
        </w:rPr>
        <w:t>largely</w:t>
      </w:r>
      <w:r w:rsidR="00D950CD">
        <w:rPr>
          <w:sz w:val="24"/>
        </w:rPr>
        <w:t xml:space="preserve"> contain relatively low levels of suspended particulate matter and moderately low concentrations of </w:t>
      </w:r>
      <w:proofErr w:type="spellStart"/>
      <w:ins w:id="16" w:author="Jason Everett" w:date="2021-06-10T10:34:00Z">
        <w:r w:rsidR="00320F7F">
          <w:rPr>
            <w:sz w:val="24"/>
          </w:rPr>
          <w:t>C</w:t>
        </w:r>
      </w:ins>
      <w:del w:id="17" w:author="Jason Everett" w:date="2021-06-10T10:34:00Z">
        <w:r w:rsidR="00D950CD" w:rsidDel="00320F7F">
          <w:rPr>
            <w:sz w:val="24"/>
          </w:rPr>
          <w:delText>c</w:delText>
        </w:r>
      </w:del>
      <w:r w:rsidR="00D950CD">
        <w:rPr>
          <w:sz w:val="24"/>
        </w:rPr>
        <w:t>hl</w:t>
      </w:r>
      <w:proofErr w:type="spellEnd"/>
      <w:del w:id="18" w:author="Jason Everett" w:date="2021-06-10T10:33:00Z">
        <w:r w:rsidR="00D950CD" w:rsidDel="00320F7F">
          <w:rPr>
            <w:sz w:val="24"/>
          </w:rPr>
          <w:delText>orophyll</w:delText>
        </w:r>
      </w:del>
      <w:r w:rsidR="00D950CD">
        <w:rPr>
          <w:sz w:val="24"/>
        </w:rPr>
        <w:t>-a.</w:t>
      </w:r>
      <w:r w:rsidR="00554F73">
        <w:rPr>
          <w:sz w:val="24"/>
        </w:rPr>
        <w:t xml:space="preserve"> Water transparency, a </w:t>
      </w:r>
      <w:r w:rsidR="00B2401E">
        <w:rPr>
          <w:sz w:val="24"/>
        </w:rPr>
        <w:t xml:space="preserve">function </w:t>
      </w:r>
      <w:r w:rsidR="00554F73">
        <w:rPr>
          <w:sz w:val="24"/>
        </w:rPr>
        <w:t xml:space="preserve">of both non-pigmented and pigmented particles as well as dissolved organic matter, is </w:t>
      </w:r>
      <w:r w:rsidR="00B2401E">
        <w:rPr>
          <w:sz w:val="24"/>
        </w:rPr>
        <w:t>relatively high.</w:t>
      </w:r>
    </w:p>
    <w:p w14:paraId="586F4CD1" w14:textId="77777777" w:rsidR="00B2401E" w:rsidRDefault="00B2401E" w:rsidP="008C321E">
      <w:pPr>
        <w:autoSpaceDE w:val="0"/>
        <w:autoSpaceDN w:val="0"/>
        <w:adjustRightInd w:val="0"/>
        <w:spacing w:before="0" w:after="0"/>
        <w:jc w:val="both"/>
        <w:rPr>
          <w:sz w:val="24"/>
        </w:rPr>
      </w:pPr>
    </w:p>
    <w:p w14:paraId="1C324E4F" w14:textId="24EA91FE" w:rsidR="007D731D" w:rsidRDefault="00A11663" w:rsidP="008C321E">
      <w:pPr>
        <w:pStyle w:val="NormalWeb"/>
        <w:spacing w:before="0" w:beforeAutospacing="0" w:after="0" w:afterAutospacing="0"/>
        <w:rPr>
          <w:color w:val="000000"/>
          <w:sz w:val="24"/>
          <w:szCs w:val="22"/>
        </w:rPr>
      </w:pPr>
      <w:r>
        <w:rPr>
          <w:color w:val="000000"/>
          <w:sz w:val="24"/>
          <w:szCs w:val="22"/>
        </w:rPr>
        <w:t>Trend</w:t>
      </w:r>
      <w:r w:rsidR="00CC1804">
        <w:rPr>
          <w:color w:val="000000"/>
          <w:sz w:val="24"/>
          <w:szCs w:val="22"/>
        </w:rPr>
        <w:t xml:space="preserve">: </w:t>
      </w:r>
      <w:r w:rsidR="00EE47AD" w:rsidRPr="00C42382">
        <w:rPr>
          <w:color w:val="000000"/>
          <w:sz w:val="24"/>
          <w:szCs w:val="22"/>
        </w:rPr>
        <w:t>Water transparency (</w:t>
      </w:r>
      <w:r w:rsidR="00D950CD">
        <w:rPr>
          <w:color w:val="000000"/>
          <w:sz w:val="24"/>
          <w:szCs w:val="22"/>
        </w:rPr>
        <w:t>as indicated by</w:t>
      </w:r>
      <w:r w:rsidR="00EE47AD" w:rsidRPr="00C42382">
        <w:rPr>
          <w:color w:val="000000"/>
          <w:sz w:val="24"/>
          <w:szCs w:val="22"/>
        </w:rPr>
        <w:t xml:space="preserve"> Secchi depth</w:t>
      </w:r>
      <w:r w:rsidR="00B9623E">
        <w:rPr>
          <w:color w:val="000000"/>
          <w:sz w:val="24"/>
          <w:szCs w:val="22"/>
        </w:rPr>
        <w:t xml:space="preserve"> estimated from satellite</w:t>
      </w:r>
      <w:r w:rsidR="00EE47AD" w:rsidRPr="00C42382">
        <w:rPr>
          <w:color w:val="000000"/>
          <w:sz w:val="24"/>
          <w:szCs w:val="22"/>
        </w:rPr>
        <w:t xml:space="preserve">) is declining across subtropical and temperate Australia but remains stable in </w:t>
      </w:r>
      <w:r w:rsidR="00CC1804" w:rsidRPr="00C42382">
        <w:rPr>
          <w:color w:val="000000"/>
          <w:sz w:val="24"/>
          <w:szCs w:val="22"/>
        </w:rPr>
        <w:t>tropical</w:t>
      </w:r>
      <w:r w:rsidR="00EE47AD" w:rsidRPr="00C42382">
        <w:rPr>
          <w:color w:val="000000"/>
          <w:sz w:val="24"/>
          <w:szCs w:val="22"/>
        </w:rPr>
        <w:t xml:space="preserve"> waters </w:t>
      </w:r>
      <w:r w:rsidR="00CC1804">
        <w:rPr>
          <w:color w:val="000000"/>
          <w:sz w:val="24"/>
          <w:szCs w:val="22"/>
        </w:rPr>
        <w:t xml:space="preserve">in the north </w:t>
      </w:r>
      <w:r w:rsidR="00EE47AD" w:rsidRPr="00C42382">
        <w:rPr>
          <w:color w:val="000000"/>
          <w:sz w:val="24"/>
          <w:szCs w:val="22"/>
        </w:rPr>
        <w:t xml:space="preserve">and the </w:t>
      </w:r>
      <w:r w:rsidR="00A82C52">
        <w:rPr>
          <w:color w:val="000000"/>
          <w:sz w:val="24"/>
          <w:szCs w:val="22"/>
        </w:rPr>
        <w:t>north-east (</w:t>
      </w:r>
      <w:r w:rsidR="00EE47AD" w:rsidRPr="00C42382">
        <w:rPr>
          <w:color w:val="000000"/>
          <w:sz w:val="24"/>
          <w:szCs w:val="22"/>
        </w:rPr>
        <w:t>Coral Sea</w:t>
      </w:r>
      <w:r w:rsidR="00A82C52">
        <w:rPr>
          <w:color w:val="000000"/>
          <w:sz w:val="24"/>
          <w:szCs w:val="22"/>
        </w:rPr>
        <w:t>)</w:t>
      </w:r>
      <w:r w:rsidR="00EE47AD" w:rsidRPr="00C42382">
        <w:rPr>
          <w:color w:val="000000"/>
          <w:sz w:val="24"/>
          <w:szCs w:val="22"/>
        </w:rPr>
        <w:t xml:space="preserve">. </w:t>
      </w:r>
      <w:r w:rsidR="00D97036" w:rsidRPr="00C42382">
        <w:rPr>
          <w:color w:val="000000"/>
          <w:sz w:val="24"/>
          <w:szCs w:val="22"/>
        </w:rPr>
        <w:t xml:space="preserve">In the south-east and south-west, decreasing transparency is linked to significant increases in </w:t>
      </w:r>
      <w:proofErr w:type="spellStart"/>
      <w:r w:rsidR="00A82C52">
        <w:rPr>
          <w:color w:val="000000"/>
          <w:sz w:val="24"/>
          <w:szCs w:val="22"/>
        </w:rPr>
        <w:t>Chl</w:t>
      </w:r>
      <w:proofErr w:type="spellEnd"/>
      <w:r w:rsidR="00A82C52">
        <w:rPr>
          <w:color w:val="000000"/>
          <w:sz w:val="24"/>
          <w:szCs w:val="22"/>
        </w:rPr>
        <w:t>-a</w:t>
      </w:r>
      <w:r w:rsidR="00D97036" w:rsidRPr="00C42382">
        <w:rPr>
          <w:color w:val="000000"/>
          <w:sz w:val="24"/>
          <w:szCs w:val="22"/>
        </w:rPr>
        <w:t xml:space="preserve"> </w:t>
      </w:r>
      <w:r w:rsidR="007E5BA3">
        <w:rPr>
          <w:color w:val="000000"/>
          <w:sz w:val="24"/>
          <w:szCs w:val="22"/>
        </w:rPr>
        <w:t xml:space="preserve">with no significant change in suspended matter </w:t>
      </w:r>
      <w:r w:rsidR="00D97036" w:rsidRPr="00C42382">
        <w:rPr>
          <w:color w:val="000000"/>
          <w:sz w:val="24"/>
          <w:szCs w:val="22"/>
        </w:rPr>
        <w:t>(Figure 1).</w:t>
      </w:r>
      <w:r w:rsidR="00985B00">
        <w:rPr>
          <w:color w:val="000000"/>
          <w:sz w:val="24"/>
          <w:szCs w:val="22"/>
        </w:rPr>
        <w:t xml:space="preserve"> </w:t>
      </w:r>
    </w:p>
    <w:p w14:paraId="55EF8BA6" w14:textId="77777777" w:rsidR="00B9623E" w:rsidRDefault="00B9623E" w:rsidP="008C321E">
      <w:pPr>
        <w:pStyle w:val="NormalWeb"/>
        <w:spacing w:before="0" w:beforeAutospacing="0" w:after="0" w:afterAutospacing="0"/>
        <w:rPr>
          <w:color w:val="000000"/>
          <w:sz w:val="24"/>
          <w:szCs w:val="22"/>
        </w:rPr>
      </w:pPr>
    </w:p>
    <w:p w14:paraId="7F52FDEE" w14:textId="5CFF085E" w:rsidR="00A11663" w:rsidRDefault="007D731D" w:rsidP="008C321E">
      <w:pPr>
        <w:pStyle w:val="NormalWeb"/>
        <w:spacing w:before="0" w:beforeAutospacing="0" w:after="0" w:afterAutospacing="0"/>
        <w:rPr>
          <w:color w:val="000000"/>
          <w:sz w:val="24"/>
          <w:szCs w:val="22"/>
        </w:rPr>
      </w:pPr>
      <w:r>
        <w:rPr>
          <w:color w:val="000000"/>
          <w:sz w:val="24"/>
          <w:szCs w:val="22"/>
        </w:rPr>
        <w:t xml:space="preserve">Estimates derived from </w:t>
      </w:r>
      <w:r w:rsidRPr="007D731D">
        <w:rPr>
          <w:i/>
          <w:color w:val="000000"/>
          <w:sz w:val="24"/>
          <w:szCs w:val="22"/>
        </w:rPr>
        <w:t>in situ</w:t>
      </w:r>
      <w:r>
        <w:rPr>
          <w:color w:val="000000"/>
          <w:sz w:val="24"/>
          <w:szCs w:val="22"/>
        </w:rPr>
        <w:t xml:space="preserve"> water samples collected at the IMOS National Reference Station at Rottnest Island show similar trends to satellite-based regional estimates, providing an added level of confidence for these trends</w:t>
      </w:r>
      <w:r w:rsidR="00A11663">
        <w:rPr>
          <w:color w:val="000000"/>
          <w:sz w:val="24"/>
          <w:szCs w:val="22"/>
        </w:rPr>
        <w:t xml:space="preserve"> (Figure 2)</w:t>
      </w:r>
      <w:r>
        <w:rPr>
          <w:color w:val="000000"/>
          <w:sz w:val="24"/>
          <w:szCs w:val="22"/>
        </w:rPr>
        <w:t>.</w:t>
      </w:r>
      <w:r w:rsidR="00A11663">
        <w:rPr>
          <w:color w:val="000000"/>
          <w:sz w:val="24"/>
          <w:szCs w:val="22"/>
        </w:rPr>
        <w:t xml:space="preserve"> </w:t>
      </w:r>
      <w:r w:rsidR="00554F73">
        <w:rPr>
          <w:color w:val="000000"/>
          <w:sz w:val="24"/>
          <w:szCs w:val="22"/>
        </w:rPr>
        <w:t>S</w:t>
      </w:r>
      <w:r w:rsidR="00A11663">
        <w:rPr>
          <w:color w:val="000000"/>
          <w:sz w:val="24"/>
          <w:szCs w:val="22"/>
        </w:rPr>
        <w:t xml:space="preserve">ignificant increases in </w:t>
      </w:r>
      <w:proofErr w:type="spellStart"/>
      <w:r w:rsidR="00A11663">
        <w:rPr>
          <w:color w:val="000000"/>
          <w:sz w:val="24"/>
          <w:szCs w:val="22"/>
        </w:rPr>
        <w:t>Chl</w:t>
      </w:r>
      <w:proofErr w:type="spellEnd"/>
      <w:r w:rsidR="00A11663">
        <w:rPr>
          <w:color w:val="000000"/>
          <w:sz w:val="24"/>
          <w:szCs w:val="22"/>
        </w:rPr>
        <w:t xml:space="preserve">-a </w:t>
      </w:r>
      <w:r w:rsidR="00554F73">
        <w:rPr>
          <w:color w:val="000000"/>
          <w:sz w:val="24"/>
          <w:szCs w:val="22"/>
        </w:rPr>
        <w:t xml:space="preserve">between 2003-2020 </w:t>
      </w:r>
      <w:r w:rsidR="00A11663">
        <w:rPr>
          <w:color w:val="000000"/>
          <w:sz w:val="24"/>
          <w:szCs w:val="22"/>
        </w:rPr>
        <w:t>are evident for the majority of waters in the Great Australian Bight and subtropical eastern Indian Ocean (Figure 3).</w:t>
      </w:r>
    </w:p>
    <w:p w14:paraId="03258E94" w14:textId="77777777" w:rsidR="00D4050C" w:rsidRDefault="00D4050C" w:rsidP="00D97036">
      <w:pPr>
        <w:pStyle w:val="NormalWeb"/>
        <w:spacing w:before="0" w:beforeAutospacing="0" w:after="160" w:afterAutospacing="0"/>
        <w:rPr>
          <w:rFonts w:ascii="Arial" w:hAnsi="Arial" w:cs="Arial"/>
          <w:color w:val="000000"/>
          <w:szCs w:val="22"/>
        </w:rPr>
        <w:sectPr w:rsidR="00D4050C" w:rsidSect="002B7C50">
          <w:headerReference w:type="even" r:id="rId11"/>
          <w:headerReference w:type="default" r:id="rId12"/>
          <w:footerReference w:type="even" r:id="rId13"/>
          <w:footerReference w:type="default" r:id="rId14"/>
          <w:headerReference w:type="first" r:id="rId15"/>
          <w:footerReference w:type="first" r:id="rId16"/>
          <w:pgSz w:w="11900" w:h="16840"/>
          <w:pgMar w:top="1440" w:right="1440" w:bottom="1440" w:left="1440" w:header="708" w:footer="708" w:gutter="0"/>
          <w:cols w:space="708"/>
          <w:docGrid w:linePitch="360"/>
        </w:sectPr>
      </w:pPr>
    </w:p>
    <w:p w14:paraId="450D62B5" w14:textId="77777777" w:rsidR="00F44D8A" w:rsidRDefault="00F44D8A" w:rsidP="00D97036">
      <w:pPr>
        <w:spacing w:before="0" w:after="0"/>
      </w:pPr>
      <w:r>
        <w:rPr>
          <w:noProof/>
          <w:lang w:eastAsia="en-AU"/>
        </w:rPr>
        <w:lastRenderedPageBreak/>
        <w:drawing>
          <wp:inline distT="0" distB="0" distL="0" distR="0" wp14:anchorId="0B439872" wp14:editId="5D490337">
            <wp:extent cx="8848725" cy="5055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17" cstate="hqprint">
                      <a:extLst>
                        <a:ext uri="{28A0092B-C50C-407E-A947-70E740481C1C}">
                          <a14:useLocalDpi xmlns:a14="http://schemas.microsoft.com/office/drawing/2010/main" val="0"/>
                        </a:ext>
                      </a:extLst>
                    </a:blip>
                    <a:stretch>
                      <a:fillRect/>
                    </a:stretch>
                  </pic:blipFill>
                  <pic:spPr>
                    <a:xfrm>
                      <a:off x="0" y="0"/>
                      <a:ext cx="8856666" cy="5059689"/>
                    </a:xfrm>
                    <a:prstGeom prst="rect">
                      <a:avLst/>
                    </a:prstGeom>
                  </pic:spPr>
                </pic:pic>
              </a:graphicData>
            </a:graphic>
          </wp:inline>
        </w:drawing>
      </w:r>
    </w:p>
    <w:p w14:paraId="56EA56C1" w14:textId="550D4CB7" w:rsidR="00F44D8A" w:rsidRDefault="00F44D8A" w:rsidP="00D97036">
      <w:pPr>
        <w:spacing w:before="0" w:after="0"/>
      </w:pPr>
    </w:p>
    <w:p w14:paraId="7A44EC5B" w14:textId="1832BDE9" w:rsidR="00F44D8A" w:rsidRDefault="00D97036" w:rsidP="00D97036">
      <w:pPr>
        <w:spacing w:before="0" w:after="0"/>
      </w:pPr>
      <w:r>
        <w:t xml:space="preserve">Figure 1. </w:t>
      </w:r>
      <w:r w:rsidR="000D6208" w:rsidRPr="000D6208">
        <w:rPr>
          <w:b/>
        </w:rPr>
        <w:t>Water quality status and trend in Australian marine waters.</w:t>
      </w:r>
      <w:r w:rsidR="000D6208">
        <w:t xml:space="preserve"> </w:t>
      </w:r>
      <w:r w:rsidR="00985B00">
        <w:t>I</w:t>
      </w:r>
      <w:r w:rsidR="00E00DEF">
        <w:t xml:space="preserve">nterannual variability and long-term trend in water quality </w:t>
      </w:r>
      <w:r w:rsidR="000D6208">
        <w:t xml:space="preserve">parameters as estimated from satellites </w:t>
      </w:r>
      <w:r w:rsidR="00E00DEF">
        <w:t>from different regions: north-west, north, Coral Sea, Temperate East, South-east and South-west</w:t>
      </w:r>
      <w:r w:rsidR="000D6208">
        <w:t xml:space="preserve"> Australia (see Figure 3 for regions).</w:t>
      </w:r>
      <w:r w:rsidR="00E00DEF">
        <w:t xml:space="preserve"> Secchi disk depth is an indicator of water </w:t>
      </w:r>
      <w:r w:rsidR="00AF3C23">
        <w:t xml:space="preserve">clarity </w:t>
      </w:r>
      <w:r w:rsidR="00E00DEF">
        <w:t>that is a function of dissolved and particulate material in the water column. Total Suspe</w:t>
      </w:r>
      <w:r w:rsidR="000D6208">
        <w:t xml:space="preserve">nded Solids (TSS) </w:t>
      </w:r>
      <w:r w:rsidR="00E00DEF">
        <w:t xml:space="preserve">comprise </w:t>
      </w:r>
      <w:r w:rsidR="00E00DEF">
        <w:lastRenderedPageBreak/>
        <w:t xml:space="preserve">both pigmented and non-pigmented particles, and </w:t>
      </w:r>
      <w:proofErr w:type="spellStart"/>
      <w:r w:rsidR="00E00DEF">
        <w:t>Chl</w:t>
      </w:r>
      <w:proofErr w:type="spellEnd"/>
      <w:del w:id="19" w:author="Jason Everett" w:date="2021-06-10T10:34:00Z">
        <w:r w:rsidR="00E00DEF" w:rsidDel="00B90C31">
          <w:delText>orophyll</w:delText>
        </w:r>
      </w:del>
      <w:r w:rsidR="00E00DEF">
        <w:t xml:space="preserve">-a </w:t>
      </w:r>
      <w:r w:rsidR="00AF3C23">
        <w:t xml:space="preserve">concentration represents </w:t>
      </w:r>
      <w:r w:rsidR="00E00DEF">
        <w:t xml:space="preserve">pigmented particles. Black </w:t>
      </w:r>
      <w:r w:rsidR="000D6208">
        <w:t xml:space="preserve">line </w:t>
      </w:r>
      <w:r w:rsidR="00E00DEF">
        <w:t xml:space="preserve">indicates no significant trend, blue </w:t>
      </w:r>
      <w:r w:rsidR="000D6208">
        <w:t>line indicates</w:t>
      </w:r>
      <w:r w:rsidR="00E00DEF">
        <w:t xml:space="preserve"> significant negative</w:t>
      </w:r>
      <w:r w:rsidR="000D6208">
        <w:t xml:space="preserve"> trend</w:t>
      </w:r>
      <w:r w:rsidR="00E00DEF">
        <w:t xml:space="preserve">, red </w:t>
      </w:r>
      <w:r w:rsidR="000D6208">
        <w:t>line indicates</w:t>
      </w:r>
      <w:r w:rsidR="00E00DEF">
        <w:t xml:space="preserve"> significant positive</w:t>
      </w:r>
      <w:r w:rsidR="000D6208">
        <w:t xml:space="preserve"> trend</w:t>
      </w:r>
      <w:r w:rsidR="00E00DEF">
        <w:t>.</w:t>
      </w:r>
    </w:p>
    <w:p w14:paraId="74F79F22" w14:textId="096064AD" w:rsidR="00D97036" w:rsidRDefault="00D97036" w:rsidP="00D97036">
      <w:pPr>
        <w:spacing w:before="0" w:after="0"/>
      </w:pPr>
      <w:r>
        <w:br w:type="column"/>
      </w:r>
    </w:p>
    <w:p w14:paraId="5202F718" w14:textId="5B662A8C" w:rsidR="00D97036" w:rsidRDefault="00D97036" w:rsidP="00D97036">
      <w:pPr>
        <w:spacing w:before="0" w:after="0"/>
      </w:pPr>
      <w:r>
        <w:rPr>
          <w:noProof/>
          <w:lang w:eastAsia="en-AU"/>
        </w:rPr>
        <w:drawing>
          <wp:inline distT="0" distB="0" distL="0" distR="0" wp14:anchorId="45CD844B" wp14:editId="0B9B2EFC">
            <wp:extent cx="8864600" cy="3048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ng"/>
                    <pic:cNvPicPr/>
                  </pic:nvPicPr>
                  <pic:blipFill>
                    <a:blip r:embed="rId18" cstate="hqprint">
                      <a:extLst>
                        <a:ext uri="{28A0092B-C50C-407E-A947-70E740481C1C}">
                          <a14:useLocalDpi xmlns:a14="http://schemas.microsoft.com/office/drawing/2010/main" val="0"/>
                        </a:ext>
                      </a:extLst>
                    </a:blip>
                    <a:stretch>
                      <a:fillRect/>
                    </a:stretch>
                  </pic:blipFill>
                  <pic:spPr>
                    <a:xfrm>
                      <a:off x="0" y="0"/>
                      <a:ext cx="8864600" cy="3048635"/>
                    </a:xfrm>
                    <a:prstGeom prst="rect">
                      <a:avLst/>
                    </a:prstGeom>
                  </pic:spPr>
                </pic:pic>
              </a:graphicData>
            </a:graphic>
          </wp:inline>
        </w:drawing>
      </w:r>
    </w:p>
    <w:p w14:paraId="797B351E" w14:textId="19AF63D8" w:rsidR="00D97036" w:rsidRDefault="00D97036" w:rsidP="00D97036">
      <w:pPr>
        <w:spacing w:before="0" w:after="0"/>
      </w:pPr>
    </w:p>
    <w:p w14:paraId="78961275" w14:textId="628AC37F" w:rsidR="005B3759" w:rsidRDefault="005B3759" w:rsidP="00D97036">
      <w:pPr>
        <w:spacing w:before="0" w:after="0"/>
      </w:pPr>
      <w:r>
        <w:t xml:space="preserve">Figure 2. </w:t>
      </w:r>
      <w:r w:rsidR="00985B00" w:rsidRPr="00985B00">
        <w:rPr>
          <w:b/>
        </w:rPr>
        <w:t>Comparison of in</w:t>
      </w:r>
      <w:r w:rsidR="00985B00">
        <w:rPr>
          <w:b/>
        </w:rPr>
        <w:t xml:space="preserve"> situ versus satellite trends in water quality.</w:t>
      </w:r>
      <w:r w:rsidR="000D6208" w:rsidRPr="000D6208">
        <w:t xml:space="preserve"> </w:t>
      </w:r>
      <w:r w:rsidR="00985B00">
        <w:t>Top row: I</w:t>
      </w:r>
      <w:r w:rsidR="000D6208">
        <w:t xml:space="preserve">n-situ water quality data from </w:t>
      </w:r>
      <w:r w:rsidR="00985B00">
        <w:t xml:space="preserve">the IMOS NRS at </w:t>
      </w:r>
      <w:r w:rsidR="000D6208">
        <w:t>Rottnest Island</w:t>
      </w:r>
      <w:r w:rsidR="00AF3C23">
        <w:t>, WA,</w:t>
      </w:r>
      <w:r w:rsidR="000D6208">
        <w:t xml:space="preserve"> </w:t>
      </w:r>
      <w:r w:rsidR="00985B00">
        <w:t xml:space="preserve">showing no trend in water </w:t>
      </w:r>
      <w:r w:rsidR="00AF3C23">
        <w:t xml:space="preserve">clarity </w:t>
      </w:r>
      <w:r w:rsidR="00985B00">
        <w:t xml:space="preserve">(Secchi depth), declining TSS and increasing </w:t>
      </w:r>
      <w:proofErr w:type="spellStart"/>
      <w:r w:rsidR="00985B00">
        <w:t>Chl</w:t>
      </w:r>
      <w:proofErr w:type="spellEnd"/>
      <w:r w:rsidR="00985B00">
        <w:t xml:space="preserve">-a from 2011-2020. Middle row: Seasonal and inter-annual variation of water quality at Rottnest Island NRS showing peak phytoplankton in late autumn-early winter. Bottom row: Satellite-derived Secchi depth, TSS and </w:t>
      </w:r>
      <w:proofErr w:type="spellStart"/>
      <w:r w:rsidR="00985B00">
        <w:t>Chl</w:t>
      </w:r>
      <w:proofErr w:type="spellEnd"/>
      <w:r w:rsidR="00985B00">
        <w:t xml:space="preserve">-a data from the </w:t>
      </w:r>
      <w:r w:rsidR="000D6208">
        <w:t>south-west region of Australia</w:t>
      </w:r>
      <w:r w:rsidR="00985B00">
        <w:t xml:space="preserve"> during 2011-2020</w:t>
      </w:r>
      <w:r w:rsidR="000D6208">
        <w:t>.</w:t>
      </w:r>
    </w:p>
    <w:p w14:paraId="5FAF48D2" w14:textId="491CB8D1" w:rsidR="00A11663" w:rsidRDefault="00A11663" w:rsidP="00D97036">
      <w:pPr>
        <w:spacing w:before="0" w:after="0"/>
      </w:pPr>
    </w:p>
    <w:p w14:paraId="6DEB16DE" w14:textId="1959C0B2" w:rsidR="00A11663" w:rsidRDefault="00A11663" w:rsidP="00D97036">
      <w:pPr>
        <w:spacing w:before="0" w:after="0"/>
      </w:pPr>
      <w:r>
        <w:br w:type="column"/>
      </w:r>
    </w:p>
    <w:p w14:paraId="23423559" w14:textId="1CB91675" w:rsidR="00A11663" w:rsidRDefault="00B9623E" w:rsidP="00D97036">
      <w:pPr>
        <w:spacing w:before="0" w:after="0"/>
      </w:pPr>
      <w:r>
        <w:rPr>
          <w:noProof/>
          <w:lang w:eastAsia="en-AU"/>
        </w:rPr>
        <w:drawing>
          <wp:inline distT="0" distB="0" distL="0" distR="0" wp14:anchorId="039F4841" wp14:editId="634A9C99">
            <wp:extent cx="7048500" cy="2344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3_white.png"/>
                    <pic:cNvPicPr/>
                  </pic:nvPicPr>
                  <pic:blipFill>
                    <a:blip r:embed="rId19" cstate="hqprint">
                      <a:extLst>
                        <a:ext uri="{28A0092B-C50C-407E-A947-70E740481C1C}">
                          <a14:useLocalDpi xmlns:a14="http://schemas.microsoft.com/office/drawing/2010/main" val="0"/>
                        </a:ext>
                      </a:extLst>
                    </a:blip>
                    <a:stretch>
                      <a:fillRect/>
                    </a:stretch>
                  </pic:blipFill>
                  <pic:spPr>
                    <a:xfrm>
                      <a:off x="0" y="0"/>
                      <a:ext cx="7058518" cy="2348121"/>
                    </a:xfrm>
                    <a:prstGeom prst="rect">
                      <a:avLst/>
                    </a:prstGeom>
                  </pic:spPr>
                </pic:pic>
              </a:graphicData>
            </a:graphic>
          </wp:inline>
        </w:drawing>
      </w:r>
    </w:p>
    <w:p w14:paraId="09D712C6" w14:textId="7EF442E8" w:rsidR="00A11663" w:rsidRDefault="00A11663" w:rsidP="00D97036">
      <w:pPr>
        <w:spacing w:before="0" w:after="0"/>
      </w:pPr>
      <w:r>
        <w:t xml:space="preserve">Figure 3. </w:t>
      </w:r>
      <w:r w:rsidR="00554F73" w:rsidRPr="00554F73">
        <w:rPr>
          <w:b/>
        </w:rPr>
        <w:t xml:space="preserve">Map of chlorophyll-a trend. </w:t>
      </w:r>
      <w:r w:rsidR="00554F73">
        <w:t>Spatial summary of significant trends in chlorophyll-a in marine waters around Australia.</w:t>
      </w:r>
    </w:p>
    <w:p w14:paraId="4498C554" w14:textId="77777777" w:rsidR="00A11663" w:rsidRDefault="00A11663" w:rsidP="00D97036">
      <w:pPr>
        <w:spacing w:before="0" w:after="0"/>
      </w:pPr>
    </w:p>
    <w:p w14:paraId="494DF643" w14:textId="4B51BCE2" w:rsidR="000D6208" w:rsidRDefault="000D6208" w:rsidP="00D97036">
      <w:pPr>
        <w:spacing w:before="0" w:after="0"/>
      </w:pPr>
    </w:p>
    <w:p w14:paraId="19C800F2" w14:textId="722A4C16" w:rsidR="000D6208" w:rsidRDefault="000D6208" w:rsidP="00D97036">
      <w:pPr>
        <w:spacing w:before="0" w:after="0"/>
        <w:sectPr w:rsidR="000D6208" w:rsidSect="00F44D8A">
          <w:pgSz w:w="16840" w:h="11900" w:orient="landscape"/>
          <w:pgMar w:top="1440" w:right="1440" w:bottom="1440" w:left="1440" w:header="708" w:footer="708" w:gutter="0"/>
          <w:cols w:space="708"/>
          <w:docGrid w:linePitch="360"/>
        </w:sectPr>
      </w:pPr>
    </w:p>
    <w:p w14:paraId="2E332C89" w14:textId="77777777" w:rsidR="00032995" w:rsidRPr="0023326C" w:rsidRDefault="00032995" w:rsidP="008C321E">
      <w:pPr>
        <w:spacing w:before="0" w:after="0"/>
        <w:rPr>
          <w:b/>
          <w:bCs/>
        </w:rPr>
      </w:pPr>
      <w:r w:rsidRPr="0023326C">
        <w:rPr>
          <w:b/>
          <w:bCs/>
        </w:rPr>
        <w:lastRenderedPageBreak/>
        <w:t>Assessment summary</w:t>
      </w:r>
    </w:p>
    <w:p w14:paraId="7C4041F5" w14:textId="77777777" w:rsidR="00032995" w:rsidRDefault="00032995" w:rsidP="00D97036">
      <w:pPr>
        <w:pStyle w:val="NormalWeb"/>
        <w:spacing w:before="0" w:beforeAutospacing="0" w:after="0" w:afterAutospacing="0"/>
        <w:textAlignment w:val="baseline"/>
        <w:rPr>
          <w:rFonts w:ascii="Arial" w:hAnsi="Arial" w:cs="Arial"/>
          <w:color w:val="000000"/>
          <w:szCs w:val="22"/>
        </w:rPr>
      </w:pPr>
    </w:p>
    <w:p w14:paraId="3BBEF019" w14:textId="77777777" w:rsidR="00270792" w:rsidRPr="003E1D44" w:rsidRDefault="00270792" w:rsidP="00270792">
      <w:pPr>
        <w:spacing w:before="0" w:after="0"/>
        <w:rPr>
          <w:sz w:val="24"/>
        </w:rPr>
      </w:pPr>
      <w:r w:rsidRPr="003E1D44">
        <w:rPr>
          <w:sz w:val="24"/>
        </w:rPr>
        <w:t xml:space="preserve">Water quality </w:t>
      </w:r>
      <w:r>
        <w:rPr>
          <w:sz w:val="24"/>
        </w:rPr>
        <w:t xml:space="preserve">as defined by water transparency </w:t>
      </w:r>
      <w:r w:rsidRPr="003E1D44">
        <w:rPr>
          <w:sz w:val="24"/>
        </w:rPr>
        <w:t xml:space="preserve">is relatively </w:t>
      </w:r>
      <w:r>
        <w:rPr>
          <w:sz w:val="24"/>
        </w:rPr>
        <w:t xml:space="preserve">good and stable across most of Australia’s marine estate. </w:t>
      </w:r>
      <w:proofErr w:type="gramStart"/>
      <w:r>
        <w:rPr>
          <w:sz w:val="24"/>
        </w:rPr>
        <w:t>However</w:t>
      </w:r>
      <w:proofErr w:type="gramEnd"/>
      <w:r>
        <w:rPr>
          <w:sz w:val="24"/>
        </w:rPr>
        <w:t xml:space="preserve"> there is a decreasing trend of water transparency in the south-west and south-east, as well as the Great Australian Bight due to increasing </w:t>
      </w:r>
      <w:proofErr w:type="spellStart"/>
      <w:r>
        <w:rPr>
          <w:sz w:val="24"/>
        </w:rPr>
        <w:t>Chl</w:t>
      </w:r>
      <w:proofErr w:type="spellEnd"/>
      <w:r>
        <w:rPr>
          <w:sz w:val="24"/>
        </w:rPr>
        <w:t xml:space="preserve">-a concentrations. </w:t>
      </w:r>
      <w:r w:rsidRPr="003E1D44">
        <w:rPr>
          <w:sz w:val="24"/>
        </w:rPr>
        <w:t>In the longer term, climate change</w:t>
      </w:r>
      <w:r>
        <w:rPr>
          <w:sz w:val="24"/>
        </w:rPr>
        <w:t xml:space="preserve"> </w:t>
      </w:r>
      <w:r w:rsidRPr="003E1D44">
        <w:rPr>
          <w:sz w:val="24"/>
        </w:rPr>
        <w:t xml:space="preserve">is expected to </w:t>
      </w:r>
      <w:r>
        <w:rPr>
          <w:sz w:val="24"/>
        </w:rPr>
        <w:t xml:space="preserve">cause declining chlorophyll-a in northern Australia and increasing chlorophyll-a in southern Australia. </w:t>
      </w:r>
    </w:p>
    <w:p w14:paraId="6D07005A" w14:textId="77777777" w:rsidR="00270792" w:rsidRDefault="00270792" w:rsidP="007D731D">
      <w:pPr>
        <w:autoSpaceDE w:val="0"/>
        <w:autoSpaceDN w:val="0"/>
        <w:adjustRightInd w:val="0"/>
        <w:spacing w:before="200"/>
        <w:jc w:val="both"/>
        <w:rPr>
          <w:sz w:val="24"/>
        </w:rPr>
      </w:pPr>
    </w:p>
    <w:tbl>
      <w:tblPr>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75"/>
        <w:gridCol w:w="1590"/>
        <w:gridCol w:w="1440"/>
        <w:gridCol w:w="1575"/>
        <w:gridCol w:w="1440"/>
        <w:gridCol w:w="1800"/>
      </w:tblGrid>
      <w:tr w:rsidR="00270792" w:rsidRPr="006F18ED" w14:paraId="29E64F68" w14:textId="77777777" w:rsidTr="004F4ED4">
        <w:trPr>
          <w:trHeight w:val="425"/>
        </w:trPr>
        <w:tc>
          <w:tcPr>
            <w:tcW w:w="127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83D64" w14:textId="77777777" w:rsidR="00270792" w:rsidRPr="006F18ED" w:rsidRDefault="00270792" w:rsidP="004F4ED4">
            <w:pPr>
              <w:pStyle w:val="BodyText"/>
            </w:pPr>
            <w:r w:rsidRPr="006F18ED">
              <w:t>Year</w:t>
            </w:r>
          </w:p>
        </w:tc>
        <w:tc>
          <w:tcPr>
            <w:tcW w:w="3030" w:type="dxa"/>
            <w:gridSpan w:val="2"/>
            <w:tcBorders>
              <w:top w:val="single" w:sz="8" w:space="0" w:color="000000"/>
              <w:bottom w:val="single" w:sz="8" w:space="0" w:color="000000"/>
              <w:right w:val="single" w:sz="8" w:space="0" w:color="000000"/>
            </w:tcBorders>
            <w:tcMar>
              <w:top w:w="100" w:type="dxa"/>
              <w:left w:w="100" w:type="dxa"/>
              <w:bottom w:w="100" w:type="dxa"/>
              <w:right w:w="100" w:type="dxa"/>
            </w:tcMar>
          </w:tcPr>
          <w:p w14:paraId="5B67F354" w14:textId="77777777" w:rsidR="00270792" w:rsidRPr="006F18ED" w:rsidRDefault="00270792" w:rsidP="004F4ED4">
            <w:pPr>
              <w:pStyle w:val="BodyText"/>
            </w:pPr>
            <w:r w:rsidRPr="006F18ED">
              <w:t>Assessment grade</w:t>
            </w:r>
          </w:p>
        </w:tc>
        <w:tc>
          <w:tcPr>
            <w:tcW w:w="3015" w:type="dxa"/>
            <w:gridSpan w:val="2"/>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EEBABA" w14:textId="77777777" w:rsidR="00270792" w:rsidRPr="006F18ED" w:rsidRDefault="00270792" w:rsidP="004F4ED4">
            <w:pPr>
              <w:pStyle w:val="BodyText"/>
            </w:pPr>
            <w:r w:rsidRPr="006F18ED">
              <w:t>Confidence</w:t>
            </w:r>
          </w:p>
        </w:tc>
        <w:tc>
          <w:tcPr>
            <w:tcW w:w="1800" w:type="dxa"/>
            <w:vMerge w:val="restart"/>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7E49EA" w14:textId="1FCCB622" w:rsidR="00270792" w:rsidRPr="006F18ED" w:rsidRDefault="00270792" w:rsidP="004F4ED4">
            <w:pPr>
              <w:pStyle w:val="BodyText"/>
            </w:pPr>
            <w:r w:rsidRPr="006F18ED">
              <w:t>Comparability</w:t>
            </w:r>
            <w:r>
              <w:t xml:space="preserve"> with previous assessment</w:t>
            </w:r>
          </w:p>
        </w:tc>
      </w:tr>
      <w:tr w:rsidR="00270792" w:rsidRPr="006F18ED" w14:paraId="7AE4A948" w14:textId="77777777" w:rsidTr="004F4ED4">
        <w:trPr>
          <w:trHeight w:val="425"/>
        </w:trPr>
        <w:tc>
          <w:tcPr>
            <w:tcW w:w="127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3810182" w14:textId="77777777" w:rsidR="00270792" w:rsidRPr="006F18ED" w:rsidRDefault="00270792" w:rsidP="004F4ED4">
            <w:pPr>
              <w:pStyle w:val="BodyText"/>
            </w:pPr>
          </w:p>
        </w:tc>
        <w:tc>
          <w:tcPr>
            <w:tcW w:w="1590" w:type="dxa"/>
            <w:tcBorders>
              <w:bottom w:val="single" w:sz="8" w:space="0" w:color="000000"/>
              <w:right w:val="single" w:sz="8" w:space="0" w:color="000000"/>
            </w:tcBorders>
            <w:shd w:val="clear" w:color="auto" w:fill="auto"/>
            <w:tcMar>
              <w:top w:w="100" w:type="dxa"/>
              <w:left w:w="100" w:type="dxa"/>
              <w:bottom w:w="100" w:type="dxa"/>
              <w:right w:w="100" w:type="dxa"/>
            </w:tcMar>
          </w:tcPr>
          <w:p w14:paraId="07237899" w14:textId="77777777" w:rsidR="00270792" w:rsidRPr="006F18ED" w:rsidRDefault="00270792" w:rsidP="004F4ED4">
            <w:pPr>
              <w:pStyle w:val="BodyText"/>
            </w:pPr>
            <w:r w:rsidRPr="006F18ED">
              <w:t>Grade</w:t>
            </w:r>
          </w:p>
        </w:tc>
        <w:tc>
          <w:tcPr>
            <w:tcW w:w="1440" w:type="dxa"/>
            <w:tcBorders>
              <w:bottom w:val="single" w:sz="8" w:space="0" w:color="000000"/>
              <w:right w:val="single" w:sz="8" w:space="0" w:color="000000"/>
            </w:tcBorders>
            <w:shd w:val="clear" w:color="auto" w:fill="auto"/>
            <w:tcMar>
              <w:top w:w="100" w:type="dxa"/>
              <w:left w:w="100" w:type="dxa"/>
              <w:bottom w:w="100" w:type="dxa"/>
              <w:right w:w="100" w:type="dxa"/>
            </w:tcMar>
          </w:tcPr>
          <w:p w14:paraId="76D64B0A" w14:textId="77777777" w:rsidR="00270792" w:rsidRPr="006F18ED" w:rsidRDefault="00270792" w:rsidP="004F4ED4">
            <w:pPr>
              <w:pStyle w:val="BodyText"/>
            </w:pPr>
            <w:r w:rsidRPr="006F18ED">
              <w:t>Trend</w:t>
            </w:r>
          </w:p>
        </w:tc>
        <w:tc>
          <w:tcPr>
            <w:tcW w:w="1575" w:type="dxa"/>
            <w:tcBorders>
              <w:bottom w:val="single" w:sz="8" w:space="0" w:color="000000"/>
              <w:right w:val="single" w:sz="8" w:space="0" w:color="000000"/>
            </w:tcBorders>
            <w:shd w:val="clear" w:color="auto" w:fill="auto"/>
            <w:tcMar>
              <w:top w:w="100" w:type="dxa"/>
              <w:left w:w="100" w:type="dxa"/>
              <w:bottom w:w="100" w:type="dxa"/>
              <w:right w:w="100" w:type="dxa"/>
            </w:tcMar>
          </w:tcPr>
          <w:p w14:paraId="1609A716" w14:textId="77777777" w:rsidR="00270792" w:rsidRPr="006F18ED" w:rsidRDefault="00270792" w:rsidP="004F4ED4">
            <w:pPr>
              <w:pStyle w:val="BodyText"/>
            </w:pPr>
            <w:r w:rsidRPr="006F18ED">
              <w:t>Grade</w:t>
            </w:r>
          </w:p>
        </w:tc>
        <w:tc>
          <w:tcPr>
            <w:tcW w:w="1440" w:type="dxa"/>
            <w:tcBorders>
              <w:bottom w:val="single" w:sz="8" w:space="0" w:color="000000"/>
              <w:right w:val="single" w:sz="8" w:space="0" w:color="000000"/>
            </w:tcBorders>
            <w:shd w:val="clear" w:color="auto" w:fill="auto"/>
            <w:tcMar>
              <w:top w:w="100" w:type="dxa"/>
              <w:left w:w="100" w:type="dxa"/>
              <w:bottom w:w="100" w:type="dxa"/>
              <w:right w:w="100" w:type="dxa"/>
            </w:tcMar>
          </w:tcPr>
          <w:p w14:paraId="0B5BB290" w14:textId="77777777" w:rsidR="00270792" w:rsidRPr="006F18ED" w:rsidRDefault="00270792" w:rsidP="004F4ED4">
            <w:pPr>
              <w:pStyle w:val="BodyText"/>
            </w:pPr>
            <w:r w:rsidRPr="006F18ED">
              <w:t>Trend</w:t>
            </w:r>
          </w:p>
        </w:tc>
        <w:tc>
          <w:tcPr>
            <w:tcW w:w="180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7DE014C" w14:textId="77777777" w:rsidR="00270792" w:rsidRPr="006F18ED" w:rsidRDefault="00270792" w:rsidP="004F4ED4">
            <w:pPr>
              <w:pStyle w:val="BodyText"/>
            </w:pPr>
          </w:p>
        </w:tc>
      </w:tr>
      <w:tr w:rsidR="00270792" w:rsidRPr="006F18ED" w14:paraId="2CFA149E" w14:textId="77777777" w:rsidTr="0023326C">
        <w:trPr>
          <w:trHeight w:val="425"/>
        </w:trPr>
        <w:tc>
          <w:tcPr>
            <w:tcW w:w="1275" w:type="dxa"/>
            <w:tcBorders>
              <w:left w:val="single" w:sz="8" w:space="0" w:color="000000"/>
              <w:right w:val="single" w:sz="8" w:space="0" w:color="000000"/>
            </w:tcBorders>
            <w:shd w:val="clear" w:color="auto" w:fill="auto"/>
            <w:tcMar>
              <w:top w:w="100" w:type="dxa"/>
              <w:left w:w="100" w:type="dxa"/>
              <w:bottom w:w="100" w:type="dxa"/>
              <w:right w:w="100" w:type="dxa"/>
            </w:tcMar>
          </w:tcPr>
          <w:p w14:paraId="313F25D8" w14:textId="77777777" w:rsidR="00270792" w:rsidRPr="006F18ED" w:rsidRDefault="00270792" w:rsidP="004F4ED4">
            <w:pPr>
              <w:pStyle w:val="BodyText"/>
            </w:pPr>
            <w:r w:rsidRPr="006F18ED">
              <w:t>2021</w:t>
            </w:r>
          </w:p>
        </w:tc>
        <w:tc>
          <w:tcPr>
            <w:tcW w:w="1590" w:type="dxa"/>
            <w:tcBorders>
              <w:right w:val="single" w:sz="8" w:space="0" w:color="000000"/>
            </w:tcBorders>
            <w:shd w:val="clear" w:color="auto" w:fill="auto"/>
            <w:tcMar>
              <w:top w:w="100" w:type="dxa"/>
              <w:left w:w="100" w:type="dxa"/>
              <w:bottom w:w="100" w:type="dxa"/>
              <w:right w:w="100" w:type="dxa"/>
            </w:tcMar>
          </w:tcPr>
          <w:p w14:paraId="5E9B9E84" w14:textId="060F00E6" w:rsidR="00270792" w:rsidRPr="006F18ED" w:rsidRDefault="00270792" w:rsidP="004F4ED4">
            <w:pPr>
              <w:pStyle w:val="BodyText"/>
            </w:pPr>
            <w:r w:rsidRPr="006F18ED">
              <w:t xml:space="preserve"> </w:t>
            </w:r>
            <w:r>
              <w:t>Good</w:t>
            </w:r>
          </w:p>
        </w:tc>
        <w:tc>
          <w:tcPr>
            <w:tcW w:w="1440" w:type="dxa"/>
            <w:tcBorders>
              <w:right w:val="single" w:sz="8" w:space="0" w:color="000000"/>
            </w:tcBorders>
            <w:shd w:val="clear" w:color="auto" w:fill="auto"/>
            <w:tcMar>
              <w:top w:w="100" w:type="dxa"/>
              <w:left w:w="100" w:type="dxa"/>
              <w:bottom w:w="100" w:type="dxa"/>
              <w:right w:w="100" w:type="dxa"/>
            </w:tcMar>
          </w:tcPr>
          <w:p w14:paraId="131D1FFF" w14:textId="6F1260C9" w:rsidR="00270792" w:rsidRPr="006F18ED" w:rsidRDefault="00270792" w:rsidP="004F4ED4">
            <w:pPr>
              <w:pStyle w:val="BodyText"/>
            </w:pPr>
            <w:r>
              <w:t>Stable</w:t>
            </w:r>
          </w:p>
        </w:tc>
        <w:tc>
          <w:tcPr>
            <w:tcW w:w="1575" w:type="dxa"/>
            <w:tcBorders>
              <w:right w:val="single" w:sz="8" w:space="0" w:color="000000"/>
            </w:tcBorders>
            <w:shd w:val="clear" w:color="auto" w:fill="auto"/>
            <w:tcMar>
              <w:top w:w="100" w:type="dxa"/>
              <w:left w:w="100" w:type="dxa"/>
              <w:bottom w:w="100" w:type="dxa"/>
              <w:right w:w="100" w:type="dxa"/>
            </w:tcMar>
          </w:tcPr>
          <w:p w14:paraId="5F613EA5" w14:textId="35C6E742" w:rsidR="00270792" w:rsidRPr="006F18ED" w:rsidRDefault="00270792" w:rsidP="004F4ED4">
            <w:pPr>
              <w:pStyle w:val="BodyText"/>
            </w:pPr>
            <w:r>
              <w:t>Somewhat adequate</w:t>
            </w:r>
          </w:p>
        </w:tc>
        <w:tc>
          <w:tcPr>
            <w:tcW w:w="1440" w:type="dxa"/>
            <w:tcBorders>
              <w:right w:val="single" w:sz="8" w:space="0" w:color="000000"/>
            </w:tcBorders>
            <w:shd w:val="clear" w:color="auto" w:fill="auto"/>
            <w:tcMar>
              <w:top w:w="100" w:type="dxa"/>
              <w:left w:w="100" w:type="dxa"/>
              <w:bottom w:w="100" w:type="dxa"/>
              <w:right w:w="100" w:type="dxa"/>
            </w:tcMar>
          </w:tcPr>
          <w:p w14:paraId="30AD24F2" w14:textId="7F4F0D9D" w:rsidR="00270792" w:rsidRPr="006F18ED" w:rsidRDefault="00270792" w:rsidP="004F4ED4">
            <w:pPr>
              <w:pStyle w:val="BodyText"/>
            </w:pPr>
            <w:r>
              <w:t>Adequate</w:t>
            </w:r>
          </w:p>
        </w:tc>
        <w:tc>
          <w:tcPr>
            <w:tcW w:w="1800" w:type="dxa"/>
            <w:tcBorders>
              <w:right w:val="single" w:sz="8" w:space="0" w:color="000000"/>
            </w:tcBorders>
            <w:shd w:val="clear" w:color="auto" w:fill="auto"/>
            <w:tcMar>
              <w:top w:w="100" w:type="dxa"/>
              <w:left w:w="100" w:type="dxa"/>
              <w:bottom w:w="100" w:type="dxa"/>
              <w:right w:w="100" w:type="dxa"/>
            </w:tcMar>
          </w:tcPr>
          <w:p w14:paraId="7D6F2C0E" w14:textId="2AC772BC" w:rsidR="00270792" w:rsidRPr="006F18ED" w:rsidRDefault="00270792" w:rsidP="004F4ED4">
            <w:pPr>
              <w:pStyle w:val="BodyText"/>
            </w:pPr>
            <w:r w:rsidRPr="00C717B1">
              <w:rPr>
                <w:sz w:val="20"/>
                <w:szCs w:val="20"/>
              </w:rPr>
              <w:t>Grade and trend are comparable to the 201</w:t>
            </w:r>
            <w:r>
              <w:rPr>
                <w:sz w:val="20"/>
                <w:szCs w:val="20"/>
              </w:rPr>
              <w:t>6</w:t>
            </w:r>
            <w:r w:rsidRPr="00C717B1">
              <w:rPr>
                <w:sz w:val="20"/>
                <w:szCs w:val="20"/>
              </w:rPr>
              <w:t xml:space="preserve"> assessment</w:t>
            </w:r>
          </w:p>
        </w:tc>
      </w:tr>
      <w:tr w:rsidR="00270792" w:rsidRPr="006F18ED" w14:paraId="61529B40" w14:textId="77777777" w:rsidTr="0023326C">
        <w:trPr>
          <w:trHeight w:val="425"/>
        </w:trPr>
        <w:tc>
          <w:tcPr>
            <w:tcW w:w="1275" w:type="dxa"/>
            <w:tcBorders>
              <w:left w:val="single" w:sz="8" w:space="0" w:color="000000"/>
              <w:right w:val="single" w:sz="8" w:space="0" w:color="000000"/>
            </w:tcBorders>
            <w:shd w:val="clear" w:color="auto" w:fill="auto"/>
            <w:tcMar>
              <w:top w:w="100" w:type="dxa"/>
              <w:left w:w="100" w:type="dxa"/>
              <w:bottom w:w="100" w:type="dxa"/>
              <w:right w:w="100" w:type="dxa"/>
            </w:tcMar>
          </w:tcPr>
          <w:p w14:paraId="1D82B713" w14:textId="71B42C30" w:rsidR="00270792" w:rsidRPr="006F18ED" w:rsidRDefault="00270792" w:rsidP="00270792">
            <w:pPr>
              <w:pStyle w:val="BodyText"/>
            </w:pPr>
            <w:r w:rsidRPr="00DE518C">
              <w:rPr>
                <w:sz w:val="20"/>
                <w:szCs w:val="20"/>
              </w:rPr>
              <w:t>2016</w:t>
            </w:r>
          </w:p>
        </w:tc>
        <w:tc>
          <w:tcPr>
            <w:tcW w:w="1590" w:type="dxa"/>
            <w:tcBorders>
              <w:right w:val="single" w:sz="8" w:space="0" w:color="000000"/>
            </w:tcBorders>
            <w:shd w:val="clear" w:color="auto" w:fill="auto"/>
            <w:tcMar>
              <w:top w:w="100" w:type="dxa"/>
              <w:left w:w="100" w:type="dxa"/>
              <w:bottom w:w="100" w:type="dxa"/>
              <w:right w:w="100" w:type="dxa"/>
            </w:tcMar>
          </w:tcPr>
          <w:p w14:paraId="3AB60608" w14:textId="281020E7" w:rsidR="00270792" w:rsidRPr="006F18ED" w:rsidRDefault="00270792" w:rsidP="00270792">
            <w:pPr>
              <w:pStyle w:val="BodyText"/>
            </w:pPr>
            <w:r w:rsidRPr="00DE518C">
              <w:rPr>
                <w:sz w:val="20"/>
                <w:szCs w:val="20"/>
              </w:rPr>
              <w:t>Good</w:t>
            </w:r>
          </w:p>
        </w:tc>
        <w:tc>
          <w:tcPr>
            <w:tcW w:w="1440" w:type="dxa"/>
            <w:tcBorders>
              <w:right w:val="single" w:sz="8" w:space="0" w:color="000000"/>
            </w:tcBorders>
            <w:shd w:val="clear" w:color="auto" w:fill="auto"/>
            <w:tcMar>
              <w:top w:w="100" w:type="dxa"/>
              <w:left w:w="100" w:type="dxa"/>
              <w:bottom w:w="100" w:type="dxa"/>
              <w:right w:w="100" w:type="dxa"/>
            </w:tcMar>
          </w:tcPr>
          <w:p w14:paraId="7412283C" w14:textId="0DCB1450" w:rsidR="00270792" w:rsidRDefault="00270792" w:rsidP="00270792">
            <w:pPr>
              <w:pStyle w:val="BodyText"/>
            </w:pPr>
            <w:r>
              <w:rPr>
                <w:sz w:val="20"/>
                <w:szCs w:val="20"/>
              </w:rPr>
              <w:t>Stable</w:t>
            </w:r>
          </w:p>
        </w:tc>
        <w:tc>
          <w:tcPr>
            <w:tcW w:w="1575" w:type="dxa"/>
            <w:tcBorders>
              <w:right w:val="single" w:sz="8" w:space="0" w:color="000000"/>
            </w:tcBorders>
            <w:shd w:val="clear" w:color="auto" w:fill="auto"/>
            <w:tcMar>
              <w:top w:w="100" w:type="dxa"/>
              <w:left w:w="100" w:type="dxa"/>
              <w:bottom w:w="100" w:type="dxa"/>
              <w:right w:w="100" w:type="dxa"/>
            </w:tcMar>
          </w:tcPr>
          <w:p w14:paraId="779E8300" w14:textId="42D70519" w:rsidR="00270792" w:rsidRDefault="00270792" w:rsidP="00270792">
            <w:pPr>
              <w:pStyle w:val="BodyText"/>
            </w:pPr>
            <w:r>
              <w:rPr>
                <w:sz w:val="20"/>
                <w:szCs w:val="20"/>
              </w:rPr>
              <w:t xml:space="preserve">Adequate </w:t>
            </w:r>
            <w:proofErr w:type="gramStart"/>
            <w:r>
              <w:rPr>
                <w:sz w:val="20"/>
                <w:szCs w:val="20"/>
              </w:rPr>
              <w:t>high quality</w:t>
            </w:r>
            <w:proofErr w:type="gramEnd"/>
            <w:r>
              <w:rPr>
                <w:sz w:val="20"/>
                <w:szCs w:val="20"/>
              </w:rPr>
              <w:t xml:space="preserve"> evidence and high level of consensus</w:t>
            </w:r>
          </w:p>
        </w:tc>
        <w:tc>
          <w:tcPr>
            <w:tcW w:w="1440" w:type="dxa"/>
            <w:tcBorders>
              <w:right w:val="single" w:sz="8" w:space="0" w:color="000000"/>
            </w:tcBorders>
            <w:shd w:val="clear" w:color="auto" w:fill="auto"/>
            <w:tcMar>
              <w:top w:w="100" w:type="dxa"/>
              <w:left w:w="100" w:type="dxa"/>
              <w:bottom w:w="100" w:type="dxa"/>
              <w:right w:w="100" w:type="dxa"/>
            </w:tcMar>
          </w:tcPr>
          <w:p w14:paraId="171484EC" w14:textId="4DEB6739" w:rsidR="00270792" w:rsidRDefault="00270792" w:rsidP="00270792">
            <w:pPr>
              <w:pStyle w:val="BodyText"/>
            </w:pPr>
            <w:r>
              <w:rPr>
                <w:sz w:val="20"/>
                <w:szCs w:val="20"/>
              </w:rPr>
              <w:t xml:space="preserve">Adequate </w:t>
            </w:r>
            <w:proofErr w:type="gramStart"/>
            <w:r>
              <w:rPr>
                <w:sz w:val="20"/>
                <w:szCs w:val="20"/>
              </w:rPr>
              <w:t>high quality</w:t>
            </w:r>
            <w:proofErr w:type="gramEnd"/>
            <w:r>
              <w:rPr>
                <w:sz w:val="20"/>
                <w:szCs w:val="20"/>
              </w:rPr>
              <w:t xml:space="preserve"> evidence and high level of consensus</w:t>
            </w:r>
          </w:p>
        </w:tc>
        <w:tc>
          <w:tcPr>
            <w:tcW w:w="1800" w:type="dxa"/>
            <w:tcBorders>
              <w:right w:val="single" w:sz="8" w:space="0" w:color="000000"/>
            </w:tcBorders>
            <w:shd w:val="clear" w:color="auto" w:fill="auto"/>
            <w:tcMar>
              <w:top w:w="100" w:type="dxa"/>
              <w:left w:w="100" w:type="dxa"/>
              <w:bottom w:w="100" w:type="dxa"/>
              <w:right w:w="100" w:type="dxa"/>
            </w:tcMar>
          </w:tcPr>
          <w:p w14:paraId="093C1732" w14:textId="5AE3D910" w:rsidR="00270792" w:rsidRPr="006F18ED" w:rsidRDefault="00270792" w:rsidP="00270792">
            <w:pPr>
              <w:pStyle w:val="BodyText"/>
            </w:pPr>
            <w:r w:rsidRPr="00C717B1">
              <w:rPr>
                <w:sz w:val="20"/>
                <w:szCs w:val="20"/>
              </w:rPr>
              <w:t>Grade and trend are comparable to the 2011 assessment</w:t>
            </w:r>
          </w:p>
        </w:tc>
      </w:tr>
      <w:tr w:rsidR="00270792" w:rsidRPr="006F18ED" w14:paraId="5F061B9E" w14:textId="77777777" w:rsidTr="004F4ED4">
        <w:trPr>
          <w:trHeight w:val="425"/>
        </w:trPr>
        <w:tc>
          <w:tcPr>
            <w:tcW w:w="127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0D0ADE" w14:textId="720B0F1B" w:rsidR="00270792" w:rsidRPr="006F18ED" w:rsidRDefault="00270792" w:rsidP="00270792">
            <w:pPr>
              <w:pStyle w:val="BodyText"/>
            </w:pPr>
            <w:r w:rsidRPr="00DE518C">
              <w:rPr>
                <w:sz w:val="20"/>
                <w:szCs w:val="20"/>
              </w:rPr>
              <w:t>2011</w:t>
            </w:r>
          </w:p>
        </w:tc>
        <w:tc>
          <w:tcPr>
            <w:tcW w:w="1590" w:type="dxa"/>
            <w:tcBorders>
              <w:bottom w:val="single" w:sz="8" w:space="0" w:color="000000"/>
              <w:right w:val="single" w:sz="8" w:space="0" w:color="000000"/>
            </w:tcBorders>
            <w:shd w:val="clear" w:color="auto" w:fill="auto"/>
            <w:tcMar>
              <w:top w:w="100" w:type="dxa"/>
              <w:left w:w="100" w:type="dxa"/>
              <w:bottom w:w="100" w:type="dxa"/>
              <w:right w:w="100" w:type="dxa"/>
            </w:tcMar>
          </w:tcPr>
          <w:p w14:paraId="1966A225" w14:textId="2D4F65E9" w:rsidR="00270792" w:rsidRPr="006F18ED" w:rsidRDefault="00270792" w:rsidP="00270792">
            <w:pPr>
              <w:pStyle w:val="BodyText"/>
            </w:pPr>
            <w:r>
              <w:rPr>
                <w:sz w:val="20"/>
                <w:szCs w:val="20"/>
              </w:rPr>
              <w:t>Very good</w:t>
            </w:r>
          </w:p>
        </w:tc>
        <w:tc>
          <w:tcPr>
            <w:tcW w:w="1440" w:type="dxa"/>
            <w:tcBorders>
              <w:bottom w:val="single" w:sz="8" w:space="0" w:color="000000"/>
              <w:right w:val="single" w:sz="8" w:space="0" w:color="000000"/>
            </w:tcBorders>
            <w:shd w:val="clear" w:color="auto" w:fill="auto"/>
            <w:tcMar>
              <w:top w:w="100" w:type="dxa"/>
              <w:left w:w="100" w:type="dxa"/>
              <w:bottom w:w="100" w:type="dxa"/>
              <w:right w:w="100" w:type="dxa"/>
            </w:tcMar>
          </w:tcPr>
          <w:p w14:paraId="11672176" w14:textId="5A057316" w:rsidR="00270792" w:rsidRDefault="00270792" w:rsidP="00270792">
            <w:pPr>
              <w:pStyle w:val="BodyText"/>
            </w:pPr>
            <w:r w:rsidRPr="00DE518C">
              <w:rPr>
                <w:sz w:val="20"/>
                <w:szCs w:val="20"/>
              </w:rPr>
              <w:t>Stable</w:t>
            </w:r>
          </w:p>
        </w:tc>
        <w:tc>
          <w:tcPr>
            <w:tcW w:w="1575" w:type="dxa"/>
            <w:tcBorders>
              <w:bottom w:val="single" w:sz="8" w:space="0" w:color="000000"/>
              <w:right w:val="single" w:sz="8" w:space="0" w:color="000000"/>
            </w:tcBorders>
            <w:shd w:val="clear" w:color="auto" w:fill="auto"/>
            <w:tcMar>
              <w:top w:w="100" w:type="dxa"/>
              <w:left w:w="100" w:type="dxa"/>
              <w:bottom w:w="100" w:type="dxa"/>
              <w:right w:w="100" w:type="dxa"/>
            </w:tcMar>
          </w:tcPr>
          <w:p w14:paraId="3C7B724D" w14:textId="1E1CEBDC" w:rsidR="00270792" w:rsidRDefault="00270792" w:rsidP="00270792">
            <w:pPr>
              <w:pStyle w:val="BodyText"/>
            </w:pPr>
            <w:r w:rsidRPr="00DE518C">
              <w:rPr>
                <w:sz w:val="20"/>
                <w:szCs w:val="20"/>
              </w:rPr>
              <w:t>Limited evidence or limited consensus</w:t>
            </w:r>
          </w:p>
        </w:tc>
        <w:tc>
          <w:tcPr>
            <w:tcW w:w="1440" w:type="dxa"/>
            <w:tcBorders>
              <w:bottom w:val="single" w:sz="8" w:space="0" w:color="000000"/>
              <w:right w:val="single" w:sz="8" w:space="0" w:color="000000"/>
            </w:tcBorders>
            <w:shd w:val="clear" w:color="auto" w:fill="auto"/>
            <w:tcMar>
              <w:top w:w="100" w:type="dxa"/>
              <w:left w:w="100" w:type="dxa"/>
              <w:bottom w:w="100" w:type="dxa"/>
              <w:right w:w="100" w:type="dxa"/>
            </w:tcMar>
          </w:tcPr>
          <w:p w14:paraId="66DCC3EB" w14:textId="56911ABB" w:rsidR="00270792" w:rsidRDefault="00270792" w:rsidP="00270792">
            <w:pPr>
              <w:pStyle w:val="BodyText"/>
            </w:pPr>
            <w:r w:rsidRPr="00DE518C">
              <w:rPr>
                <w:sz w:val="20"/>
                <w:szCs w:val="20"/>
              </w:rPr>
              <w:t>Limited evidence or limited consensus</w:t>
            </w:r>
          </w:p>
        </w:tc>
        <w:tc>
          <w:tcPr>
            <w:tcW w:w="1800" w:type="dxa"/>
            <w:tcBorders>
              <w:bottom w:val="single" w:sz="8" w:space="0" w:color="000000"/>
              <w:right w:val="single" w:sz="8" w:space="0" w:color="000000"/>
            </w:tcBorders>
            <w:shd w:val="clear" w:color="auto" w:fill="auto"/>
            <w:tcMar>
              <w:top w:w="100" w:type="dxa"/>
              <w:left w:w="100" w:type="dxa"/>
              <w:bottom w:w="100" w:type="dxa"/>
              <w:right w:w="100" w:type="dxa"/>
            </w:tcMar>
          </w:tcPr>
          <w:p w14:paraId="3E55074E" w14:textId="77777777" w:rsidR="00270792" w:rsidRPr="006F18ED" w:rsidRDefault="00270792" w:rsidP="00270792">
            <w:pPr>
              <w:pStyle w:val="BodyText"/>
            </w:pPr>
          </w:p>
        </w:tc>
      </w:tr>
    </w:tbl>
    <w:p w14:paraId="26ACE134" w14:textId="77777777" w:rsidR="00270792" w:rsidRDefault="00270792" w:rsidP="007D731D">
      <w:pPr>
        <w:autoSpaceDE w:val="0"/>
        <w:autoSpaceDN w:val="0"/>
        <w:adjustRightInd w:val="0"/>
        <w:spacing w:before="200"/>
        <w:jc w:val="both"/>
        <w:rPr>
          <w:sz w:val="24"/>
        </w:rPr>
      </w:pPr>
    </w:p>
    <w:p w14:paraId="20E7E128" w14:textId="54206E83" w:rsidR="007D731D" w:rsidRDefault="007D731D" w:rsidP="007D731D">
      <w:pPr>
        <w:autoSpaceDE w:val="0"/>
        <w:autoSpaceDN w:val="0"/>
        <w:adjustRightInd w:val="0"/>
        <w:spacing w:before="200"/>
        <w:jc w:val="both"/>
        <w:rPr>
          <w:sz w:val="24"/>
        </w:rPr>
      </w:pPr>
      <w:r>
        <w:rPr>
          <w:sz w:val="24"/>
        </w:rPr>
        <w:t xml:space="preserve">Data confidence: </w:t>
      </w:r>
      <w:r w:rsidR="00BB1A1C">
        <w:rPr>
          <w:sz w:val="24"/>
        </w:rPr>
        <w:t>Satellites provide h</w:t>
      </w:r>
      <w:r>
        <w:rPr>
          <w:sz w:val="24"/>
        </w:rPr>
        <w:t xml:space="preserve">igh spatial and temporal coverage for surface </w:t>
      </w:r>
      <w:r w:rsidR="009960B6">
        <w:rPr>
          <w:sz w:val="24"/>
        </w:rPr>
        <w:t>waters</w:t>
      </w:r>
      <w:r>
        <w:rPr>
          <w:sz w:val="24"/>
        </w:rPr>
        <w:t xml:space="preserve">, but </w:t>
      </w:r>
      <w:r w:rsidR="0023326C">
        <w:rPr>
          <w:sz w:val="24"/>
        </w:rPr>
        <w:t>have</w:t>
      </w:r>
      <w:r>
        <w:rPr>
          <w:sz w:val="24"/>
        </w:rPr>
        <w:t xml:space="preserve"> </w:t>
      </w:r>
      <w:r w:rsidR="0023326C">
        <w:rPr>
          <w:sz w:val="24"/>
        </w:rPr>
        <w:t>uncertainties</w:t>
      </w:r>
      <w:r>
        <w:rPr>
          <w:sz w:val="24"/>
        </w:rPr>
        <w:t xml:space="preserve"> related to limited regional tuning of global algorithms to convert remotely sensed signals to water quality estimates</w:t>
      </w:r>
      <w:r w:rsidR="00AF3C23">
        <w:rPr>
          <w:sz w:val="24"/>
        </w:rPr>
        <w:t xml:space="preserve"> in the Australian region</w:t>
      </w:r>
      <w:r>
        <w:rPr>
          <w:sz w:val="24"/>
        </w:rPr>
        <w:t xml:space="preserve">. </w:t>
      </w:r>
      <w:r w:rsidR="00180402">
        <w:rPr>
          <w:sz w:val="24"/>
        </w:rPr>
        <w:t>The growing data record at the IMOS Reference Stations enables the comparison of in situ measures with satellite data, increasing the level of consensus.</w:t>
      </w:r>
    </w:p>
    <w:p w14:paraId="2422C7B5" w14:textId="74BD4CC0" w:rsidR="00032995" w:rsidRDefault="00032995" w:rsidP="00D97036">
      <w:pPr>
        <w:pStyle w:val="NormalWeb"/>
        <w:spacing w:before="0" w:beforeAutospacing="0" w:after="0" w:afterAutospacing="0"/>
        <w:textAlignment w:val="baseline"/>
        <w:rPr>
          <w:rFonts w:ascii="Arial" w:hAnsi="Arial" w:cs="Arial"/>
          <w:color w:val="000000"/>
          <w:szCs w:val="22"/>
        </w:rPr>
      </w:pPr>
    </w:p>
    <w:p w14:paraId="1557E6BD" w14:textId="77777777" w:rsidR="00F44D8A" w:rsidRDefault="00F44D8A" w:rsidP="00D97036">
      <w:pPr>
        <w:spacing w:before="0" w:after="0"/>
        <w:rPr>
          <w:sz w:val="24"/>
        </w:rPr>
      </w:pPr>
    </w:p>
    <w:p w14:paraId="1D4EA10A" w14:textId="77777777" w:rsidR="00032995" w:rsidRPr="003E1D44" w:rsidRDefault="00032995" w:rsidP="00D97036">
      <w:pPr>
        <w:spacing w:before="0" w:after="0"/>
        <w:rPr>
          <w:rFonts w:ascii="Arial" w:hAnsi="Arial" w:cs="Arial"/>
          <w:color w:val="000000"/>
          <w:szCs w:val="22"/>
        </w:rPr>
      </w:pPr>
      <w:r w:rsidRPr="003E1D44">
        <w:rPr>
          <w:rFonts w:ascii="Arial" w:hAnsi="Arial" w:cs="Arial"/>
          <w:color w:val="000000"/>
          <w:szCs w:val="22"/>
        </w:rPr>
        <w:br w:type="page"/>
      </w:r>
    </w:p>
    <w:p w14:paraId="1A0E42E5" w14:textId="77777777" w:rsidR="007D757F" w:rsidRDefault="006001A3" w:rsidP="00D97036">
      <w:pPr>
        <w:pStyle w:val="Heading1"/>
        <w:spacing w:line="240" w:lineRule="auto"/>
      </w:pPr>
      <w:r w:rsidRPr="001759FE">
        <w:lastRenderedPageBreak/>
        <w:t>Metadata</w:t>
      </w:r>
    </w:p>
    <w:p w14:paraId="125C56B3" w14:textId="1C6161AD" w:rsidR="00270792" w:rsidRDefault="00270792" w:rsidP="00270792">
      <w:pPr>
        <w:pStyle w:val="NormalWeb"/>
        <w:numPr>
          <w:ilvl w:val="0"/>
          <w:numId w:val="21"/>
        </w:numPr>
        <w:spacing w:before="0" w:beforeAutospacing="0" w:after="0" w:afterAutospacing="0"/>
        <w:textAlignment w:val="baseline"/>
        <w:rPr>
          <w:color w:val="000000"/>
          <w:sz w:val="24"/>
        </w:rPr>
      </w:pPr>
      <w:r w:rsidRPr="0023326C">
        <w:rPr>
          <w:color w:val="000000"/>
          <w:sz w:val="24"/>
        </w:rPr>
        <w:t>Data used in the assessment, including spatial and temporal coverage</w:t>
      </w:r>
    </w:p>
    <w:p w14:paraId="5EECF5E6" w14:textId="77777777" w:rsidR="0023326C" w:rsidRPr="0023326C" w:rsidRDefault="0023326C" w:rsidP="0023326C">
      <w:pPr>
        <w:pStyle w:val="NormalWeb"/>
        <w:spacing w:before="0" w:beforeAutospacing="0" w:after="0" w:afterAutospacing="0"/>
        <w:ind w:left="720"/>
        <w:textAlignment w:val="baseline"/>
        <w:rPr>
          <w:color w:val="000000"/>
          <w:sz w:val="24"/>
        </w:rPr>
      </w:pPr>
    </w:p>
    <w:p w14:paraId="4E309CCD" w14:textId="57CF0A63" w:rsidR="00F65CCF" w:rsidRPr="0023326C" w:rsidRDefault="000756F4" w:rsidP="0023326C">
      <w:pPr>
        <w:pStyle w:val="NormalWeb"/>
        <w:spacing w:before="0" w:beforeAutospacing="0" w:after="160" w:afterAutospacing="0"/>
        <w:ind w:left="720"/>
        <w:textAlignment w:val="baseline"/>
        <w:rPr>
          <w:color w:val="000000"/>
          <w:sz w:val="24"/>
        </w:rPr>
      </w:pPr>
      <w:r w:rsidRPr="0023326C">
        <w:rPr>
          <w:color w:val="000000"/>
          <w:sz w:val="24"/>
        </w:rPr>
        <w:t>Water quality data was derived from two sources:</w:t>
      </w:r>
      <w:r w:rsidRPr="0023326C">
        <w:rPr>
          <w:color w:val="000000"/>
          <w:sz w:val="24"/>
        </w:rPr>
        <w:br/>
      </w:r>
      <w:proofErr w:type="spellStart"/>
      <w:r w:rsidRPr="0023326C">
        <w:rPr>
          <w:color w:val="000000"/>
          <w:sz w:val="24"/>
        </w:rPr>
        <w:t>i</w:t>
      </w:r>
      <w:proofErr w:type="spellEnd"/>
      <w:r w:rsidRPr="0023326C">
        <w:rPr>
          <w:color w:val="000000"/>
          <w:sz w:val="24"/>
        </w:rPr>
        <w:t>) IMOS National Reference Stations, sampled monthly</w:t>
      </w:r>
      <w:r w:rsidRPr="0023326C">
        <w:rPr>
          <w:color w:val="000000"/>
          <w:sz w:val="24"/>
        </w:rPr>
        <w:br/>
        <w:t xml:space="preserve">ii) </w:t>
      </w:r>
      <w:proofErr w:type="spellStart"/>
      <w:r w:rsidR="00372456" w:rsidRPr="0023326C">
        <w:rPr>
          <w:color w:val="000000"/>
          <w:sz w:val="24"/>
        </w:rPr>
        <w:t>Globcolour</w:t>
      </w:r>
      <w:proofErr w:type="spellEnd"/>
      <w:r w:rsidRPr="0023326C">
        <w:rPr>
          <w:color w:val="000000"/>
          <w:sz w:val="24"/>
        </w:rPr>
        <w:t>,</w:t>
      </w:r>
      <w:r w:rsidR="00372456" w:rsidRPr="0023326C">
        <w:rPr>
          <w:color w:val="000000"/>
          <w:sz w:val="24"/>
        </w:rPr>
        <w:t xml:space="preserve"> a time-series of ocean colour data merged from four satellite data sources: MERIS, MODIS, </w:t>
      </w:r>
      <w:proofErr w:type="spellStart"/>
      <w:r w:rsidR="00372456" w:rsidRPr="0023326C">
        <w:rPr>
          <w:color w:val="000000"/>
          <w:sz w:val="24"/>
        </w:rPr>
        <w:t>SeaWIFS</w:t>
      </w:r>
      <w:proofErr w:type="spellEnd"/>
      <w:r w:rsidR="00372456" w:rsidRPr="0023326C">
        <w:rPr>
          <w:color w:val="000000"/>
          <w:sz w:val="24"/>
        </w:rPr>
        <w:t xml:space="preserve">. </w:t>
      </w:r>
      <w:proofErr w:type="spellStart"/>
      <w:r w:rsidR="00F65CCF" w:rsidRPr="0023326C">
        <w:rPr>
          <w:color w:val="000000"/>
          <w:sz w:val="24"/>
        </w:rPr>
        <w:t>Globcolour</w:t>
      </w:r>
      <w:proofErr w:type="spellEnd"/>
      <w:r w:rsidR="00F65CCF" w:rsidRPr="0023326C">
        <w:rPr>
          <w:color w:val="000000"/>
          <w:sz w:val="24"/>
        </w:rPr>
        <w:t xml:space="preserve"> data was accessed in a bounding box of 110-150</w:t>
      </w:r>
      <w:r w:rsidR="00011FDF" w:rsidRPr="0023326C">
        <w:rPr>
          <w:color w:val="000000"/>
          <w:sz w:val="24"/>
        </w:rPr>
        <w:t xml:space="preserve"> </w:t>
      </w:r>
      <w:proofErr w:type="spellStart"/>
      <w:r w:rsidR="00F65CCF" w:rsidRPr="0023326C">
        <w:rPr>
          <w:color w:val="000000"/>
          <w:sz w:val="24"/>
          <w:vertAlign w:val="superscript"/>
        </w:rPr>
        <w:t>o</w:t>
      </w:r>
      <w:r w:rsidR="00F65CCF" w:rsidRPr="0023326C">
        <w:rPr>
          <w:color w:val="000000"/>
          <w:sz w:val="24"/>
        </w:rPr>
        <w:t>E</w:t>
      </w:r>
      <w:proofErr w:type="spellEnd"/>
      <w:r w:rsidR="00F65CCF" w:rsidRPr="0023326C">
        <w:rPr>
          <w:color w:val="000000"/>
          <w:sz w:val="24"/>
        </w:rPr>
        <w:t xml:space="preserve"> and -</w:t>
      </w:r>
      <w:proofErr w:type="gramStart"/>
      <w:r w:rsidR="00F65CCF" w:rsidRPr="0023326C">
        <w:rPr>
          <w:color w:val="000000"/>
          <w:sz w:val="24"/>
        </w:rPr>
        <w:t>10:-</w:t>
      </w:r>
      <w:proofErr w:type="gramEnd"/>
      <w:r w:rsidR="00F65CCF" w:rsidRPr="0023326C">
        <w:rPr>
          <w:color w:val="000000"/>
          <w:sz w:val="24"/>
        </w:rPr>
        <w:t>45</w:t>
      </w:r>
      <w:r w:rsidR="00011FDF" w:rsidRPr="0023326C">
        <w:rPr>
          <w:color w:val="000000"/>
          <w:sz w:val="24"/>
        </w:rPr>
        <w:t xml:space="preserve"> </w:t>
      </w:r>
      <w:proofErr w:type="spellStart"/>
      <w:r w:rsidR="00F65CCF" w:rsidRPr="0023326C">
        <w:rPr>
          <w:color w:val="000000"/>
          <w:sz w:val="24"/>
          <w:vertAlign w:val="superscript"/>
        </w:rPr>
        <w:t>o</w:t>
      </w:r>
      <w:r w:rsidR="00F65CCF" w:rsidRPr="0023326C">
        <w:rPr>
          <w:color w:val="000000"/>
          <w:sz w:val="24"/>
        </w:rPr>
        <w:t>S</w:t>
      </w:r>
      <w:proofErr w:type="spellEnd"/>
      <w:r w:rsidR="00F65CCF" w:rsidRPr="0023326C">
        <w:rPr>
          <w:color w:val="000000"/>
          <w:sz w:val="24"/>
        </w:rPr>
        <w:t xml:space="preserve"> over a time period that spanned the last 2 SOE periods, 2011 – 2020. The TSS product was only available from early 2016 onwards.</w:t>
      </w:r>
    </w:p>
    <w:p w14:paraId="3334ECCA" w14:textId="546BFF5E" w:rsidR="00372456" w:rsidRPr="0023326C" w:rsidRDefault="00372456" w:rsidP="00F65CCF">
      <w:pPr>
        <w:pStyle w:val="NormalWeb"/>
        <w:spacing w:before="0" w:beforeAutospacing="0" w:after="160" w:afterAutospacing="0"/>
        <w:ind w:left="720"/>
        <w:textAlignment w:val="baseline"/>
        <w:rPr>
          <w:color w:val="000000"/>
          <w:sz w:val="24"/>
        </w:rPr>
      </w:pPr>
      <w:r w:rsidRPr="0023326C">
        <w:rPr>
          <w:color w:val="000000"/>
          <w:sz w:val="24"/>
        </w:rPr>
        <w:t xml:space="preserve">For more information: </w:t>
      </w:r>
      <w:hyperlink r:id="rId20" w:history="1">
        <w:r w:rsidR="000756F4" w:rsidRPr="0023326C">
          <w:rPr>
            <w:rStyle w:val="Hyperlink"/>
            <w:sz w:val="24"/>
          </w:rPr>
          <w:t>https://www.globcolour.info/products_description.html</w:t>
        </w:r>
      </w:hyperlink>
      <w:r w:rsidR="00554F73" w:rsidRPr="0023326C">
        <w:rPr>
          <w:color w:val="000000"/>
          <w:sz w:val="24"/>
        </w:rPr>
        <w:br/>
      </w:r>
      <w:r w:rsidR="00554F73" w:rsidRPr="0023326C">
        <w:rPr>
          <w:color w:val="000000"/>
          <w:sz w:val="24"/>
        </w:rPr>
        <w:br/>
      </w:r>
      <w:r w:rsidR="00554F73" w:rsidRPr="0023326C">
        <w:rPr>
          <w:sz w:val="24"/>
        </w:rPr>
        <w:t>Satellite sensors have the appropriate spatial (m to km) and temporal coverage (min to days), to assess water quality but require algorithms to convert satellite remote sensing reflectance into biogeochemical properties. While global algorithms are biased towards validation data collected predominantly in the northern hemisphere, satellite data remain the longest time-series with which to assess the status of marine water quality. These data are complemented by in-situ time series at IMOS National Reference Stations in a limited number of locations around Australia.</w:t>
      </w:r>
    </w:p>
    <w:p w14:paraId="170CF544" w14:textId="26FD294F" w:rsidR="00270792" w:rsidRDefault="00270792" w:rsidP="0023326C">
      <w:pPr>
        <w:pStyle w:val="NormalWeb"/>
        <w:numPr>
          <w:ilvl w:val="0"/>
          <w:numId w:val="21"/>
        </w:numPr>
        <w:spacing w:before="0" w:beforeAutospacing="0" w:after="0" w:afterAutospacing="0"/>
        <w:textAlignment w:val="baseline"/>
        <w:rPr>
          <w:color w:val="000000"/>
          <w:sz w:val="24"/>
        </w:rPr>
      </w:pPr>
      <w:r w:rsidRPr="0023326C">
        <w:rPr>
          <w:color w:val="000000"/>
          <w:sz w:val="24"/>
        </w:rPr>
        <w:t>Quality of data used in the assessment</w:t>
      </w:r>
    </w:p>
    <w:p w14:paraId="59267A43" w14:textId="77777777" w:rsidR="0023326C" w:rsidRPr="0023326C" w:rsidRDefault="0023326C" w:rsidP="0023326C">
      <w:pPr>
        <w:pStyle w:val="NormalWeb"/>
        <w:spacing w:before="0" w:beforeAutospacing="0" w:after="0" w:afterAutospacing="0"/>
        <w:ind w:left="720"/>
        <w:textAlignment w:val="baseline"/>
        <w:rPr>
          <w:color w:val="000000"/>
          <w:sz w:val="24"/>
        </w:rPr>
      </w:pPr>
    </w:p>
    <w:p w14:paraId="4D28C9B4" w14:textId="43DD2CD0" w:rsidR="00C30AFB" w:rsidRPr="0023326C" w:rsidRDefault="000756F4" w:rsidP="0023326C">
      <w:pPr>
        <w:pStyle w:val="NormalWeb"/>
        <w:spacing w:before="0" w:beforeAutospacing="0" w:after="160" w:afterAutospacing="0"/>
        <w:ind w:left="720"/>
        <w:textAlignment w:val="baseline"/>
        <w:rPr>
          <w:color w:val="000000"/>
          <w:sz w:val="24"/>
        </w:rPr>
      </w:pPr>
      <w:proofErr w:type="spellStart"/>
      <w:r w:rsidRPr="0023326C">
        <w:rPr>
          <w:color w:val="000000"/>
          <w:sz w:val="24"/>
        </w:rPr>
        <w:t>i</w:t>
      </w:r>
      <w:proofErr w:type="spellEnd"/>
      <w:r w:rsidRPr="0023326C">
        <w:rPr>
          <w:color w:val="000000"/>
          <w:sz w:val="24"/>
        </w:rPr>
        <w:t xml:space="preserve">) In situ data is collected using nationally consistent protocols </w:t>
      </w:r>
      <w:r w:rsidR="00C30AFB" w:rsidRPr="0023326C">
        <w:rPr>
          <w:color w:val="000000"/>
          <w:sz w:val="24"/>
        </w:rPr>
        <w:t xml:space="preserve">and details can be </w:t>
      </w:r>
      <w:commentRangeStart w:id="20"/>
      <w:r w:rsidR="00C30AFB" w:rsidRPr="0023326C">
        <w:rPr>
          <w:color w:val="000000"/>
          <w:sz w:val="24"/>
        </w:rPr>
        <w:t>found</w:t>
      </w:r>
      <w:commentRangeEnd w:id="20"/>
      <w:r w:rsidR="00C30AFB" w:rsidRPr="0023326C">
        <w:rPr>
          <w:rStyle w:val="CommentReference"/>
          <w:sz w:val="24"/>
          <w:szCs w:val="24"/>
        </w:rPr>
        <w:commentReference w:id="20"/>
      </w:r>
      <w:r w:rsidR="00C30AFB" w:rsidRPr="0023326C">
        <w:rPr>
          <w:color w:val="000000"/>
          <w:sz w:val="24"/>
        </w:rPr>
        <w:t xml:space="preserve"> at </w:t>
      </w:r>
      <w:hyperlink r:id="rId25" w:history="1">
        <w:r w:rsidR="00F65CCF" w:rsidRPr="0023326C">
          <w:rPr>
            <w:rStyle w:val="Hyperlink"/>
            <w:sz w:val="24"/>
          </w:rPr>
          <w:t>https://s3-ap-southeast-2.amazonaws.com/content.aodn.org.au/Documents/IMOS/Facilities/national_mooring/IMOS_NRS_BGCManual_LATEST.pdf</w:t>
        </w:r>
      </w:hyperlink>
      <w:r w:rsidR="00F65CCF" w:rsidRPr="0023326C">
        <w:rPr>
          <w:color w:val="000000"/>
          <w:sz w:val="24"/>
        </w:rPr>
        <w:t xml:space="preserve">. </w:t>
      </w:r>
    </w:p>
    <w:p w14:paraId="47D9EAD2" w14:textId="5ADC36A2" w:rsidR="000756F4" w:rsidRPr="0023326C" w:rsidRDefault="00E15F0C" w:rsidP="00C30AFB">
      <w:pPr>
        <w:pStyle w:val="NormalWeb"/>
        <w:spacing w:before="0" w:beforeAutospacing="0" w:after="160" w:afterAutospacing="0"/>
        <w:ind w:left="720"/>
        <w:textAlignment w:val="baseline"/>
        <w:rPr>
          <w:color w:val="000000"/>
          <w:sz w:val="24"/>
        </w:rPr>
      </w:pPr>
      <w:r w:rsidRPr="0023326C">
        <w:rPr>
          <w:color w:val="000000"/>
          <w:sz w:val="24"/>
        </w:rPr>
        <w:t>ii) Satellite data has not been extensively validated for the Aust</w:t>
      </w:r>
      <w:r w:rsidR="00314270" w:rsidRPr="0023326C">
        <w:rPr>
          <w:color w:val="000000"/>
          <w:sz w:val="24"/>
        </w:rPr>
        <w:t xml:space="preserve">ralian region, but in eastern Australia, </w:t>
      </w:r>
      <w:r w:rsidRPr="0023326C">
        <w:rPr>
          <w:color w:val="000000"/>
          <w:sz w:val="24"/>
        </w:rPr>
        <w:t xml:space="preserve">the uncertainty in </w:t>
      </w:r>
      <w:proofErr w:type="spellStart"/>
      <w:r w:rsidRPr="0023326C">
        <w:rPr>
          <w:color w:val="000000"/>
          <w:sz w:val="24"/>
        </w:rPr>
        <w:t>Chl</w:t>
      </w:r>
      <w:proofErr w:type="spellEnd"/>
      <w:r w:rsidRPr="0023326C">
        <w:rPr>
          <w:color w:val="000000"/>
          <w:sz w:val="24"/>
        </w:rPr>
        <w:t xml:space="preserve">-a </w:t>
      </w:r>
      <w:r w:rsidR="00314270" w:rsidRPr="0023326C">
        <w:rPr>
          <w:color w:val="000000"/>
          <w:sz w:val="24"/>
        </w:rPr>
        <w:t>has been estimated at ± 37</w:t>
      </w:r>
      <w:r w:rsidRPr="0023326C">
        <w:rPr>
          <w:color w:val="000000"/>
          <w:sz w:val="24"/>
        </w:rPr>
        <w:t xml:space="preserve"> % </w:t>
      </w:r>
      <w:r w:rsidR="00314270" w:rsidRPr="0023326C">
        <w:rPr>
          <w:color w:val="000000"/>
          <w:sz w:val="24"/>
        </w:rPr>
        <w:t>(</w:t>
      </w:r>
      <w:proofErr w:type="spellStart"/>
      <w:r w:rsidR="00314270" w:rsidRPr="0023326C">
        <w:rPr>
          <w:color w:val="000000"/>
          <w:sz w:val="24"/>
        </w:rPr>
        <w:t>Laiolo</w:t>
      </w:r>
      <w:proofErr w:type="spellEnd"/>
      <w:r w:rsidR="00314270" w:rsidRPr="0023326C">
        <w:rPr>
          <w:color w:val="000000"/>
          <w:sz w:val="24"/>
        </w:rPr>
        <w:t xml:space="preserve"> et al. 2021).</w:t>
      </w:r>
    </w:p>
    <w:p w14:paraId="67B83E51" w14:textId="73F0A60F" w:rsidR="00270792" w:rsidRDefault="00270792" w:rsidP="0023326C">
      <w:pPr>
        <w:pStyle w:val="NormalWeb"/>
        <w:numPr>
          <w:ilvl w:val="0"/>
          <w:numId w:val="21"/>
        </w:numPr>
        <w:spacing w:before="0" w:beforeAutospacing="0" w:after="0" w:afterAutospacing="0"/>
        <w:textAlignment w:val="baseline"/>
        <w:rPr>
          <w:color w:val="000000"/>
          <w:sz w:val="24"/>
        </w:rPr>
      </w:pPr>
      <w:r w:rsidRPr="0023326C">
        <w:rPr>
          <w:color w:val="000000"/>
          <w:sz w:val="24"/>
        </w:rPr>
        <w:t>Custodian and location of data</w:t>
      </w:r>
    </w:p>
    <w:p w14:paraId="721F924B" w14:textId="77777777" w:rsidR="0023326C" w:rsidRPr="0023326C" w:rsidRDefault="0023326C" w:rsidP="0023326C">
      <w:pPr>
        <w:pStyle w:val="NormalWeb"/>
        <w:spacing w:before="0" w:beforeAutospacing="0" w:after="0" w:afterAutospacing="0"/>
        <w:ind w:left="720"/>
        <w:textAlignment w:val="baseline"/>
        <w:rPr>
          <w:color w:val="000000"/>
          <w:sz w:val="24"/>
        </w:rPr>
      </w:pPr>
    </w:p>
    <w:p w14:paraId="25663691" w14:textId="612F1EAA" w:rsidR="00F65CCF" w:rsidRPr="0023326C" w:rsidRDefault="00E15F0C" w:rsidP="0023326C">
      <w:pPr>
        <w:pStyle w:val="NormalWeb"/>
        <w:spacing w:before="0" w:beforeAutospacing="0" w:after="160" w:afterAutospacing="0"/>
        <w:ind w:left="720"/>
        <w:textAlignment w:val="baseline"/>
        <w:rPr>
          <w:color w:val="000000"/>
          <w:sz w:val="24"/>
        </w:rPr>
      </w:pPr>
      <w:r w:rsidRPr="0023326C">
        <w:rPr>
          <w:color w:val="000000"/>
          <w:sz w:val="24"/>
        </w:rPr>
        <w:t xml:space="preserve">The data custodian for NRS data is IMOS and is available to the public via the AODN. </w:t>
      </w:r>
      <w:hyperlink r:id="rId26" w:history="1">
        <w:r w:rsidR="00F65CCF" w:rsidRPr="0023326C">
          <w:rPr>
            <w:rStyle w:val="Hyperlink"/>
            <w:sz w:val="24"/>
          </w:rPr>
          <w:t>https://portal.aodn.org.au/search</w:t>
        </w:r>
      </w:hyperlink>
      <w:r w:rsidR="00F65CCF" w:rsidRPr="0023326C">
        <w:rPr>
          <w:color w:val="000000"/>
          <w:sz w:val="24"/>
        </w:rPr>
        <w:t xml:space="preserve"> </w:t>
      </w:r>
    </w:p>
    <w:p w14:paraId="5476928F" w14:textId="2ED17711" w:rsidR="00270792" w:rsidRPr="0023326C" w:rsidRDefault="00E15F0C" w:rsidP="0023326C">
      <w:pPr>
        <w:pStyle w:val="NormalWeb"/>
        <w:spacing w:before="0" w:beforeAutospacing="0" w:after="160" w:afterAutospacing="0"/>
        <w:ind w:left="720"/>
        <w:textAlignment w:val="baseline"/>
        <w:rPr>
          <w:color w:val="000000"/>
          <w:sz w:val="24"/>
        </w:rPr>
      </w:pPr>
      <w:proofErr w:type="spellStart"/>
      <w:r w:rsidRPr="0023326C">
        <w:rPr>
          <w:color w:val="000000"/>
          <w:sz w:val="24"/>
        </w:rPr>
        <w:t>Globcolour</w:t>
      </w:r>
      <w:proofErr w:type="spellEnd"/>
      <w:r w:rsidR="00F65CCF" w:rsidRPr="0023326C">
        <w:rPr>
          <w:color w:val="000000"/>
          <w:sz w:val="24"/>
        </w:rPr>
        <w:t xml:space="preserve"> is The European Service for Ocean Colour, </w:t>
      </w:r>
      <w:proofErr w:type="spellStart"/>
      <w:r w:rsidR="00F65CCF" w:rsidRPr="0023326C">
        <w:rPr>
          <w:color w:val="000000"/>
          <w:sz w:val="24"/>
        </w:rPr>
        <w:t>GlobColour</w:t>
      </w:r>
      <w:proofErr w:type="spellEnd"/>
      <w:r w:rsidR="00F65CCF" w:rsidRPr="0023326C">
        <w:rPr>
          <w:color w:val="000000"/>
          <w:sz w:val="24"/>
        </w:rPr>
        <w:t xml:space="preserve"> is an ESA Data User Element Project and </w:t>
      </w:r>
      <w:proofErr w:type="gramStart"/>
      <w:r w:rsidR="00F65CCF" w:rsidRPr="0023326C">
        <w:rPr>
          <w:color w:val="000000"/>
          <w:sz w:val="24"/>
        </w:rPr>
        <w:t>products</w:t>
      </w:r>
      <w:proofErr w:type="gramEnd"/>
      <w:r w:rsidR="00F65CCF" w:rsidRPr="0023326C">
        <w:rPr>
          <w:color w:val="000000"/>
          <w:sz w:val="24"/>
        </w:rPr>
        <w:t xml:space="preserve"> and related information are available through </w:t>
      </w:r>
      <w:hyperlink r:id="rId27" w:history="1">
        <w:r w:rsidR="00F65CCF" w:rsidRPr="0023326C">
          <w:rPr>
            <w:rStyle w:val="Hyperlink"/>
            <w:sz w:val="24"/>
          </w:rPr>
          <w:t>https://www.globcolour.info/products_description.html</w:t>
        </w:r>
      </w:hyperlink>
      <w:r w:rsidR="00F65CCF" w:rsidRPr="0023326C">
        <w:rPr>
          <w:color w:val="000000"/>
          <w:sz w:val="24"/>
        </w:rPr>
        <w:t xml:space="preserve"> </w:t>
      </w:r>
    </w:p>
    <w:p w14:paraId="63E14918" w14:textId="5807FF29" w:rsidR="00270792" w:rsidRDefault="00270792" w:rsidP="00270792">
      <w:pPr>
        <w:pStyle w:val="NormalWeb"/>
        <w:numPr>
          <w:ilvl w:val="0"/>
          <w:numId w:val="21"/>
        </w:numPr>
        <w:spacing w:before="0" w:beforeAutospacing="0" w:after="0" w:afterAutospacing="0"/>
        <w:textAlignment w:val="baseline"/>
        <w:rPr>
          <w:color w:val="000000"/>
          <w:sz w:val="24"/>
        </w:rPr>
      </w:pPr>
      <w:r w:rsidRPr="0023326C">
        <w:rPr>
          <w:color w:val="000000"/>
          <w:sz w:val="24"/>
        </w:rPr>
        <w:t>Method used to determine state or recent trend</w:t>
      </w:r>
    </w:p>
    <w:p w14:paraId="45D4B238" w14:textId="77777777" w:rsidR="0023326C" w:rsidRPr="0023326C" w:rsidRDefault="0023326C" w:rsidP="0023326C">
      <w:pPr>
        <w:pStyle w:val="NormalWeb"/>
        <w:spacing w:before="0" w:beforeAutospacing="0" w:after="0" w:afterAutospacing="0"/>
        <w:ind w:left="720"/>
        <w:textAlignment w:val="baseline"/>
        <w:rPr>
          <w:color w:val="000000"/>
          <w:sz w:val="24"/>
        </w:rPr>
      </w:pPr>
    </w:p>
    <w:p w14:paraId="660BB00C" w14:textId="7BE327B0" w:rsidR="00723C55" w:rsidRPr="0023326C" w:rsidRDefault="00723C55" w:rsidP="0023326C">
      <w:pPr>
        <w:pStyle w:val="NormalWeb"/>
        <w:spacing w:before="0" w:beforeAutospacing="0" w:after="160" w:afterAutospacing="0"/>
        <w:ind w:left="720"/>
        <w:textAlignment w:val="baseline"/>
        <w:rPr>
          <w:color w:val="000000"/>
          <w:sz w:val="24"/>
        </w:rPr>
      </w:pPr>
      <w:r w:rsidRPr="0023326C">
        <w:rPr>
          <w:color w:val="000000"/>
          <w:sz w:val="24"/>
        </w:rPr>
        <w:t xml:space="preserve">To assess the trend in water quality parameters </w:t>
      </w:r>
      <w:r w:rsidR="007E5BA3" w:rsidRPr="0023326C">
        <w:rPr>
          <w:color w:val="000000"/>
          <w:sz w:val="24"/>
        </w:rPr>
        <w:t xml:space="preserve">we used linear modelling in the R statistical package. The parameter in question was the response variable with year and month as predictors. </w:t>
      </w:r>
    </w:p>
    <w:p w14:paraId="5FFAB3DD" w14:textId="32E93C4F" w:rsidR="00270792" w:rsidRDefault="00270792" w:rsidP="0023326C">
      <w:pPr>
        <w:pStyle w:val="NormalWeb"/>
        <w:numPr>
          <w:ilvl w:val="0"/>
          <w:numId w:val="21"/>
        </w:numPr>
        <w:spacing w:before="0" w:beforeAutospacing="0" w:after="0" w:afterAutospacing="0"/>
        <w:textAlignment w:val="baseline"/>
        <w:rPr>
          <w:color w:val="000000"/>
          <w:sz w:val="24"/>
        </w:rPr>
      </w:pPr>
      <w:r w:rsidRPr="0023326C">
        <w:rPr>
          <w:color w:val="000000"/>
          <w:sz w:val="24"/>
        </w:rPr>
        <w:t>If the assessment has changed from the 2016 assessment, what factors/parameters have contributed to the change and how?</w:t>
      </w:r>
    </w:p>
    <w:p w14:paraId="38BB7E56" w14:textId="77777777" w:rsidR="0023326C" w:rsidRPr="0023326C" w:rsidRDefault="0023326C" w:rsidP="0023326C">
      <w:pPr>
        <w:pStyle w:val="NormalWeb"/>
        <w:spacing w:before="0" w:beforeAutospacing="0" w:after="0" w:afterAutospacing="0"/>
        <w:ind w:left="720"/>
        <w:textAlignment w:val="baseline"/>
        <w:rPr>
          <w:color w:val="000000"/>
          <w:sz w:val="24"/>
        </w:rPr>
      </w:pPr>
    </w:p>
    <w:p w14:paraId="36389531" w14:textId="608EC3CF" w:rsidR="00723C55" w:rsidRPr="0023326C" w:rsidRDefault="00723C55" w:rsidP="0023326C">
      <w:pPr>
        <w:pStyle w:val="NormalWeb"/>
        <w:spacing w:before="0" w:beforeAutospacing="0" w:after="160" w:afterAutospacing="0"/>
        <w:ind w:left="720"/>
        <w:textAlignment w:val="baseline"/>
        <w:rPr>
          <w:color w:val="000000"/>
          <w:sz w:val="24"/>
        </w:rPr>
      </w:pPr>
      <w:r w:rsidRPr="0023326C">
        <w:rPr>
          <w:color w:val="000000"/>
          <w:sz w:val="24"/>
        </w:rPr>
        <w:t>There was a significant increase in Secchi disk depth from 2009-2015 in the Australian region (</w:t>
      </w:r>
      <w:r w:rsidRPr="0023326C">
        <w:rPr>
          <w:sz w:val="24"/>
        </w:rPr>
        <w:t xml:space="preserve">10°S to 45°S and 105°E to 160°E), indicating the water was becoming more transparent. The assessment from 2016-2021 indicates that this can </w:t>
      </w:r>
      <w:r w:rsidRPr="0023326C">
        <w:rPr>
          <w:sz w:val="24"/>
        </w:rPr>
        <w:lastRenderedPageBreak/>
        <w:t xml:space="preserve">mostly be attributed to a decrease in non-pigmented particles (total suspended solids), as </w:t>
      </w:r>
      <w:proofErr w:type="spellStart"/>
      <w:r w:rsidRPr="0023326C">
        <w:rPr>
          <w:sz w:val="24"/>
        </w:rPr>
        <w:t>Chl</w:t>
      </w:r>
      <w:proofErr w:type="spellEnd"/>
      <w:r w:rsidRPr="0023326C">
        <w:rPr>
          <w:sz w:val="24"/>
        </w:rPr>
        <w:t>-a concentrations are increasing in some regions.</w:t>
      </w:r>
    </w:p>
    <w:p w14:paraId="44C965BE" w14:textId="550B1528" w:rsidR="00723C55" w:rsidRPr="0023326C" w:rsidRDefault="00723C55" w:rsidP="00D97036">
      <w:pPr>
        <w:pStyle w:val="NormalWeb"/>
        <w:numPr>
          <w:ilvl w:val="0"/>
          <w:numId w:val="21"/>
        </w:numPr>
        <w:spacing w:before="0" w:beforeAutospacing="0" w:after="160" w:afterAutospacing="0"/>
        <w:textAlignment w:val="baseline"/>
        <w:rPr>
          <w:color w:val="000000"/>
          <w:sz w:val="24"/>
        </w:rPr>
      </w:pPr>
      <w:r w:rsidRPr="0023326C">
        <w:rPr>
          <w:sz w:val="24"/>
        </w:rPr>
        <w:t>Links to relevant publications</w:t>
      </w:r>
      <w:r w:rsidRPr="0023326C">
        <w:rPr>
          <w:sz w:val="24"/>
        </w:rPr>
        <w:br/>
      </w:r>
    </w:p>
    <w:p w14:paraId="29AA6A63" w14:textId="436D553E" w:rsidR="00F65CCF" w:rsidRPr="0023326C" w:rsidRDefault="00F65CCF" w:rsidP="00554F73">
      <w:pPr>
        <w:pStyle w:val="NormalWeb"/>
        <w:spacing w:before="0" w:beforeAutospacing="0" w:after="160" w:afterAutospacing="0"/>
        <w:ind w:left="360"/>
        <w:textAlignment w:val="baseline"/>
        <w:rPr>
          <w:sz w:val="24"/>
        </w:rPr>
      </w:pPr>
      <w:r w:rsidRPr="0023326C">
        <w:rPr>
          <w:sz w:val="24"/>
        </w:rPr>
        <w:t>Davies, C. and Sommerville, E. (Eds.) (2020), National Reference Stations Biogeochemical Operations Manual Version 3.3.1. Integrated Marine Observing System. DOI: 10.26198/5c4a56f2a8ae3 (</w:t>
      </w:r>
      <w:hyperlink r:id="rId28" w:history="1">
        <w:r w:rsidRPr="0023326C">
          <w:rPr>
            <w:rStyle w:val="Hyperlink"/>
            <w:sz w:val="24"/>
          </w:rPr>
          <w:t>http://dx.doi.org/10.26198/5c4a56f2a8ae3</w:t>
        </w:r>
      </w:hyperlink>
      <w:r w:rsidRPr="0023326C">
        <w:rPr>
          <w:sz w:val="24"/>
        </w:rPr>
        <w:t>)</w:t>
      </w:r>
    </w:p>
    <w:p w14:paraId="4BC27EE8" w14:textId="293E82DE" w:rsidR="00723C55" w:rsidRPr="0023326C" w:rsidRDefault="00314270" w:rsidP="00554F73">
      <w:pPr>
        <w:tabs>
          <w:tab w:val="left" w:pos="851"/>
          <w:tab w:val="left" w:pos="924"/>
        </w:tabs>
        <w:ind w:left="360"/>
        <w:rPr>
          <w:sz w:val="24"/>
        </w:rPr>
      </w:pPr>
      <w:proofErr w:type="spellStart"/>
      <w:r w:rsidRPr="0023326C">
        <w:rPr>
          <w:sz w:val="24"/>
        </w:rPr>
        <w:t>Laiolo</w:t>
      </w:r>
      <w:proofErr w:type="spellEnd"/>
      <w:r w:rsidRPr="0023326C">
        <w:rPr>
          <w:sz w:val="24"/>
        </w:rPr>
        <w:t>,</w:t>
      </w:r>
      <w:r w:rsidR="003421D1" w:rsidRPr="0023326C">
        <w:rPr>
          <w:sz w:val="24"/>
        </w:rPr>
        <w:t xml:space="preserve"> L., </w:t>
      </w:r>
      <w:proofErr w:type="spellStart"/>
      <w:r w:rsidRPr="0023326C">
        <w:rPr>
          <w:sz w:val="24"/>
        </w:rPr>
        <w:t>Matear</w:t>
      </w:r>
      <w:proofErr w:type="spellEnd"/>
      <w:r w:rsidRPr="0023326C">
        <w:rPr>
          <w:sz w:val="24"/>
        </w:rPr>
        <w:t>,</w:t>
      </w:r>
      <w:r w:rsidR="003421D1" w:rsidRPr="0023326C">
        <w:rPr>
          <w:sz w:val="24"/>
        </w:rPr>
        <w:t xml:space="preserve"> R., </w:t>
      </w:r>
      <w:r w:rsidRPr="0023326C">
        <w:rPr>
          <w:sz w:val="24"/>
        </w:rPr>
        <w:t>Soja-</w:t>
      </w:r>
      <w:proofErr w:type="spellStart"/>
      <w:r w:rsidRPr="0023326C">
        <w:rPr>
          <w:sz w:val="24"/>
        </w:rPr>
        <w:t>Wo´zniak</w:t>
      </w:r>
      <w:proofErr w:type="spellEnd"/>
      <w:r w:rsidRPr="0023326C">
        <w:rPr>
          <w:sz w:val="24"/>
        </w:rPr>
        <w:t>,</w:t>
      </w:r>
      <w:r w:rsidR="003421D1" w:rsidRPr="0023326C">
        <w:rPr>
          <w:sz w:val="24"/>
        </w:rPr>
        <w:t xml:space="preserve"> M., </w:t>
      </w:r>
      <w:proofErr w:type="spellStart"/>
      <w:r w:rsidR="003421D1" w:rsidRPr="0023326C">
        <w:rPr>
          <w:sz w:val="24"/>
        </w:rPr>
        <w:t>S</w:t>
      </w:r>
      <w:r w:rsidRPr="0023326C">
        <w:rPr>
          <w:sz w:val="24"/>
        </w:rPr>
        <w:t>uggett</w:t>
      </w:r>
      <w:proofErr w:type="spellEnd"/>
      <w:r w:rsidRPr="0023326C">
        <w:rPr>
          <w:sz w:val="24"/>
        </w:rPr>
        <w:t>,</w:t>
      </w:r>
      <w:r w:rsidR="003421D1" w:rsidRPr="0023326C">
        <w:rPr>
          <w:sz w:val="24"/>
        </w:rPr>
        <w:t xml:space="preserve"> D.S., </w:t>
      </w:r>
      <w:r w:rsidRPr="0023326C">
        <w:rPr>
          <w:sz w:val="24"/>
        </w:rPr>
        <w:t>Hughes,</w:t>
      </w:r>
      <w:r w:rsidR="003421D1" w:rsidRPr="0023326C">
        <w:rPr>
          <w:sz w:val="24"/>
        </w:rPr>
        <w:t xml:space="preserve"> D.J., </w:t>
      </w:r>
      <w:r w:rsidRPr="0023326C">
        <w:rPr>
          <w:sz w:val="24"/>
        </w:rPr>
        <w:t xml:space="preserve">Baird, </w:t>
      </w:r>
      <w:r w:rsidR="003421D1" w:rsidRPr="0023326C">
        <w:rPr>
          <w:sz w:val="24"/>
        </w:rPr>
        <w:t xml:space="preserve">M.E., and </w:t>
      </w:r>
      <w:r w:rsidRPr="0023326C">
        <w:rPr>
          <w:sz w:val="24"/>
        </w:rPr>
        <w:t>Doblin</w:t>
      </w:r>
      <w:r w:rsidR="003421D1" w:rsidRPr="0023326C">
        <w:rPr>
          <w:sz w:val="24"/>
        </w:rPr>
        <w:t>, M.A.</w:t>
      </w:r>
      <w:r w:rsidRPr="0023326C">
        <w:rPr>
          <w:sz w:val="24"/>
        </w:rPr>
        <w:t xml:space="preserve"> (2021) Modelling the impact of phytoplankton cell size and abundance on inherent optical properties (IOPs) and a remotely sensed chlorophyll-a product. J. Marine Systems 213: 103460. </w:t>
      </w:r>
      <w:r w:rsidR="00554F73" w:rsidRPr="0023326C">
        <w:rPr>
          <w:sz w:val="24"/>
        </w:rPr>
        <w:t>h</w:t>
      </w:r>
      <w:r w:rsidRPr="0023326C">
        <w:rPr>
          <w:sz w:val="24"/>
        </w:rPr>
        <w:t xml:space="preserve">ttps://doi.org/10.1016/j.jmarsys.2020.103460 </w:t>
      </w:r>
    </w:p>
    <w:p w14:paraId="4792AB2B" w14:textId="77777777" w:rsidR="00314270" w:rsidRPr="0023326C" w:rsidRDefault="00314270" w:rsidP="00D97036">
      <w:pPr>
        <w:tabs>
          <w:tab w:val="left" w:pos="851"/>
          <w:tab w:val="left" w:pos="924"/>
        </w:tabs>
        <w:ind w:left="360"/>
        <w:jc w:val="both"/>
        <w:rPr>
          <w:color w:val="000000"/>
          <w:sz w:val="24"/>
        </w:rPr>
      </w:pPr>
    </w:p>
    <w:p w14:paraId="4156D6FF" w14:textId="77777777" w:rsidR="00372456" w:rsidRPr="00D7559B" w:rsidRDefault="00372456" w:rsidP="00D97036">
      <w:pPr>
        <w:pStyle w:val="NormalWeb"/>
        <w:spacing w:before="0" w:beforeAutospacing="0" w:after="160" w:afterAutospacing="0"/>
        <w:textAlignment w:val="baseline"/>
        <w:rPr>
          <w:rFonts w:ascii="Arial" w:hAnsi="Arial" w:cs="Arial"/>
          <w:color w:val="000000"/>
          <w:szCs w:val="22"/>
        </w:rPr>
      </w:pPr>
    </w:p>
    <w:sectPr w:rsidR="00372456" w:rsidRPr="00D7559B" w:rsidSect="002B7C50">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Davies, Claire (O&amp;A, Hobart)" w:date="2021-05-27T09:12:00Z" w:initials="DC(H">
    <w:p w14:paraId="5824E61D" w14:textId="1217EF06" w:rsidR="00C30AFB" w:rsidRDefault="00C30AFB">
      <w:pPr>
        <w:pStyle w:val="CommentText"/>
      </w:pPr>
      <w:r>
        <w:rPr>
          <w:rStyle w:val="CommentReference"/>
        </w:rPr>
        <w:annotationRef/>
      </w:r>
      <w:r>
        <w:t>I removed all the flagged data</w:t>
      </w:r>
      <w:r w:rsidR="00F65CCF">
        <w:t>, which is standard,</w:t>
      </w:r>
      <w:r>
        <w:t xml:space="preserve"> so it was more a comment on data gaps</w:t>
      </w:r>
      <w:r w:rsidR="00F65CCF">
        <w:t>, which aren’t actually that obvious at this scale.</w:t>
      </w:r>
      <w:r>
        <w:t xml:space="preserve"> I think what </w:t>
      </w:r>
      <w:proofErr w:type="gramStart"/>
      <w:r>
        <w:t>is there</w:t>
      </w:r>
      <w:proofErr w:type="gramEnd"/>
      <w:r>
        <w:t xml:space="preserve"> is noisy but as it complements the trend in the satellite data I think we can trust </w:t>
      </w:r>
      <w:r w:rsidR="00F65CCF">
        <w:t>it without opening a can of worms</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824E6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59E0F3" w16cex:dateUtc="2021-05-26T23: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824E61D" w16cid:durableId="2459E0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50E10C" w14:textId="77777777" w:rsidR="00AB2746" w:rsidRDefault="00AB2746" w:rsidP="003E1D44">
      <w:pPr>
        <w:spacing w:before="0" w:after="0"/>
      </w:pPr>
      <w:r>
        <w:separator/>
      </w:r>
    </w:p>
  </w:endnote>
  <w:endnote w:type="continuationSeparator" w:id="0">
    <w:p w14:paraId="4569300B" w14:textId="77777777" w:rsidR="00AB2746" w:rsidRDefault="00AB2746" w:rsidP="003E1D4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8D4F06" w14:textId="77777777" w:rsidR="009960B6" w:rsidRDefault="009960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95CFB3" w14:textId="77777777" w:rsidR="009960B6" w:rsidRDefault="009960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6E245" w14:textId="77777777" w:rsidR="009960B6" w:rsidRDefault="009960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BC9F75" w14:textId="77777777" w:rsidR="00AB2746" w:rsidRDefault="00AB2746" w:rsidP="003E1D44">
      <w:pPr>
        <w:spacing w:before="0" w:after="0"/>
      </w:pPr>
      <w:r>
        <w:separator/>
      </w:r>
    </w:p>
  </w:footnote>
  <w:footnote w:type="continuationSeparator" w:id="0">
    <w:p w14:paraId="638CD739" w14:textId="77777777" w:rsidR="00AB2746" w:rsidRDefault="00AB2746" w:rsidP="003E1D44">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C7681" w14:textId="77777777" w:rsidR="009960B6" w:rsidRDefault="009960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305F4" w14:textId="77777777" w:rsidR="009960B6" w:rsidRDefault="009960B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0B07D" w14:textId="77777777" w:rsidR="009960B6" w:rsidRDefault="009960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E43EA"/>
    <w:multiLevelType w:val="hybridMultilevel"/>
    <w:tmpl w:val="594E996A"/>
    <w:lvl w:ilvl="0" w:tplc="A734F6B0">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6105138"/>
    <w:multiLevelType w:val="hybridMultilevel"/>
    <w:tmpl w:val="0E8C4BC4"/>
    <w:lvl w:ilvl="0" w:tplc="EC840366">
      <w:start w:val="1"/>
      <w:numFmt w:val="bullet"/>
      <w:pStyle w:val="Dash"/>
      <w:lvlText w:val="–"/>
      <w:lvlJc w:val="left"/>
      <w:pPr>
        <w:tabs>
          <w:tab w:val="num" w:pos="2727"/>
        </w:tabs>
        <w:ind w:left="2871" w:firstLine="0"/>
      </w:pPr>
      <w:rPr>
        <w:rFonts w:ascii="Times New Roman" w:hAnsi="Times New Roman" w:cs="Times New Roman" w:hint="default"/>
        <w:sz w:val="16"/>
      </w:rPr>
    </w:lvl>
    <w:lvl w:ilvl="1" w:tplc="0C090003" w:tentative="1">
      <w:start w:val="1"/>
      <w:numFmt w:val="bullet"/>
      <w:lvlText w:val="o"/>
      <w:lvlJc w:val="left"/>
      <w:pPr>
        <w:tabs>
          <w:tab w:val="num" w:pos="3951"/>
        </w:tabs>
        <w:ind w:left="3951" w:hanging="360"/>
      </w:pPr>
      <w:rPr>
        <w:rFonts w:ascii="Courier New" w:hAnsi="Courier New" w:cs="Courier New" w:hint="default"/>
      </w:rPr>
    </w:lvl>
    <w:lvl w:ilvl="2" w:tplc="0C090005" w:tentative="1">
      <w:start w:val="1"/>
      <w:numFmt w:val="bullet"/>
      <w:lvlText w:val=""/>
      <w:lvlJc w:val="left"/>
      <w:pPr>
        <w:tabs>
          <w:tab w:val="num" w:pos="4671"/>
        </w:tabs>
        <w:ind w:left="4671" w:hanging="360"/>
      </w:pPr>
      <w:rPr>
        <w:rFonts w:ascii="Wingdings" w:hAnsi="Wingdings" w:hint="default"/>
      </w:rPr>
    </w:lvl>
    <w:lvl w:ilvl="3" w:tplc="0C090001" w:tentative="1">
      <w:start w:val="1"/>
      <w:numFmt w:val="bullet"/>
      <w:lvlText w:val=""/>
      <w:lvlJc w:val="left"/>
      <w:pPr>
        <w:tabs>
          <w:tab w:val="num" w:pos="5391"/>
        </w:tabs>
        <w:ind w:left="5391" w:hanging="360"/>
      </w:pPr>
      <w:rPr>
        <w:rFonts w:ascii="Symbol" w:hAnsi="Symbol" w:hint="default"/>
      </w:rPr>
    </w:lvl>
    <w:lvl w:ilvl="4" w:tplc="0C090003" w:tentative="1">
      <w:start w:val="1"/>
      <w:numFmt w:val="bullet"/>
      <w:lvlText w:val="o"/>
      <w:lvlJc w:val="left"/>
      <w:pPr>
        <w:tabs>
          <w:tab w:val="num" w:pos="6111"/>
        </w:tabs>
        <w:ind w:left="6111" w:hanging="360"/>
      </w:pPr>
      <w:rPr>
        <w:rFonts w:ascii="Courier New" w:hAnsi="Courier New" w:cs="Courier New" w:hint="default"/>
      </w:rPr>
    </w:lvl>
    <w:lvl w:ilvl="5" w:tplc="0C090005" w:tentative="1">
      <w:start w:val="1"/>
      <w:numFmt w:val="bullet"/>
      <w:lvlText w:val=""/>
      <w:lvlJc w:val="left"/>
      <w:pPr>
        <w:tabs>
          <w:tab w:val="num" w:pos="6831"/>
        </w:tabs>
        <w:ind w:left="6831" w:hanging="360"/>
      </w:pPr>
      <w:rPr>
        <w:rFonts w:ascii="Wingdings" w:hAnsi="Wingdings" w:hint="default"/>
      </w:rPr>
    </w:lvl>
    <w:lvl w:ilvl="6" w:tplc="0C090001" w:tentative="1">
      <w:start w:val="1"/>
      <w:numFmt w:val="bullet"/>
      <w:lvlText w:val=""/>
      <w:lvlJc w:val="left"/>
      <w:pPr>
        <w:tabs>
          <w:tab w:val="num" w:pos="7551"/>
        </w:tabs>
        <w:ind w:left="7551" w:hanging="360"/>
      </w:pPr>
      <w:rPr>
        <w:rFonts w:ascii="Symbol" w:hAnsi="Symbol" w:hint="default"/>
      </w:rPr>
    </w:lvl>
    <w:lvl w:ilvl="7" w:tplc="0C090003" w:tentative="1">
      <w:start w:val="1"/>
      <w:numFmt w:val="bullet"/>
      <w:lvlText w:val="o"/>
      <w:lvlJc w:val="left"/>
      <w:pPr>
        <w:tabs>
          <w:tab w:val="num" w:pos="8271"/>
        </w:tabs>
        <w:ind w:left="8271" w:hanging="360"/>
      </w:pPr>
      <w:rPr>
        <w:rFonts w:ascii="Courier New" w:hAnsi="Courier New" w:cs="Courier New" w:hint="default"/>
      </w:rPr>
    </w:lvl>
    <w:lvl w:ilvl="8" w:tplc="0C090005" w:tentative="1">
      <w:start w:val="1"/>
      <w:numFmt w:val="bullet"/>
      <w:lvlText w:val=""/>
      <w:lvlJc w:val="left"/>
      <w:pPr>
        <w:tabs>
          <w:tab w:val="num" w:pos="8991"/>
        </w:tabs>
        <w:ind w:left="8991" w:hanging="360"/>
      </w:pPr>
      <w:rPr>
        <w:rFonts w:ascii="Wingdings" w:hAnsi="Wingdings" w:hint="default"/>
      </w:rPr>
    </w:lvl>
  </w:abstractNum>
  <w:abstractNum w:abstractNumId="2" w15:restartNumberingAfterBreak="0">
    <w:nsid w:val="078942D4"/>
    <w:multiLevelType w:val="hybridMultilevel"/>
    <w:tmpl w:val="0A86F7A4"/>
    <w:lvl w:ilvl="0" w:tplc="A734F6B0">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96D1231"/>
    <w:multiLevelType w:val="hybridMultilevel"/>
    <w:tmpl w:val="3102855A"/>
    <w:lvl w:ilvl="0" w:tplc="4BA2003E">
      <w:start w:val="1"/>
      <w:numFmt w:val="decimal"/>
      <w:lvlText w:val="%1."/>
      <w:lvlJc w:val="left"/>
      <w:pPr>
        <w:tabs>
          <w:tab w:val="num" w:pos="720"/>
        </w:tabs>
        <w:ind w:left="720" w:hanging="360"/>
      </w:pPr>
    </w:lvl>
    <w:lvl w:ilvl="1" w:tplc="BF34C630" w:tentative="1">
      <w:start w:val="1"/>
      <w:numFmt w:val="decimal"/>
      <w:lvlText w:val="%2."/>
      <w:lvlJc w:val="left"/>
      <w:pPr>
        <w:tabs>
          <w:tab w:val="num" w:pos="1440"/>
        </w:tabs>
        <w:ind w:left="1440" w:hanging="360"/>
      </w:pPr>
    </w:lvl>
    <w:lvl w:ilvl="2" w:tplc="93663248" w:tentative="1">
      <w:start w:val="1"/>
      <w:numFmt w:val="decimal"/>
      <w:lvlText w:val="%3."/>
      <w:lvlJc w:val="left"/>
      <w:pPr>
        <w:tabs>
          <w:tab w:val="num" w:pos="2160"/>
        </w:tabs>
        <w:ind w:left="2160" w:hanging="360"/>
      </w:pPr>
    </w:lvl>
    <w:lvl w:ilvl="3" w:tplc="6B0ABF7A" w:tentative="1">
      <w:start w:val="1"/>
      <w:numFmt w:val="decimal"/>
      <w:lvlText w:val="%4."/>
      <w:lvlJc w:val="left"/>
      <w:pPr>
        <w:tabs>
          <w:tab w:val="num" w:pos="2880"/>
        </w:tabs>
        <w:ind w:left="2880" w:hanging="360"/>
      </w:pPr>
    </w:lvl>
    <w:lvl w:ilvl="4" w:tplc="2092DF2C" w:tentative="1">
      <w:start w:val="1"/>
      <w:numFmt w:val="decimal"/>
      <w:lvlText w:val="%5."/>
      <w:lvlJc w:val="left"/>
      <w:pPr>
        <w:tabs>
          <w:tab w:val="num" w:pos="3600"/>
        </w:tabs>
        <w:ind w:left="3600" w:hanging="360"/>
      </w:pPr>
    </w:lvl>
    <w:lvl w:ilvl="5" w:tplc="39F828A4" w:tentative="1">
      <w:start w:val="1"/>
      <w:numFmt w:val="decimal"/>
      <w:lvlText w:val="%6."/>
      <w:lvlJc w:val="left"/>
      <w:pPr>
        <w:tabs>
          <w:tab w:val="num" w:pos="4320"/>
        </w:tabs>
        <w:ind w:left="4320" w:hanging="360"/>
      </w:pPr>
    </w:lvl>
    <w:lvl w:ilvl="6" w:tplc="69C29936" w:tentative="1">
      <w:start w:val="1"/>
      <w:numFmt w:val="decimal"/>
      <w:lvlText w:val="%7."/>
      <w:lvlJc w:val="left"/>
      <w:pPr>
        <w:tabs>
          <w:tab w:val="num" w:pos="5040"/>
        </w:tabs>
        <w:ind w:left="5040" w:hanging="360"/>
      </w:pPr>
    </w:lvl>
    <w:lvl w:ilvl="7" w:tplc="41BE9C02" w:tentative="1">
      <w:start w:val="1"/>
      <w:numFmt w:val="decimal"/>
      <w:lvlText w:val="%8."/>
      <w:lvlJc w:val="left"/>
      <w:pPr>
        <w:tabs>
          <w:tab w:val="num" w:pos="5760"/>
        </w:tabs>
        <w:ind w:left="5760" w:hanging="360"/>
      </w:pPr>
    </w:lvl>
    <w:lvl w:ilvl="8" w:tplc="9AFAE242" w:tentative="1">
      <w:start w:val="1"/>
      <w:numFmt w:val="decimal"/>
      <w:lvlText w:val="%9."/>
      <w:lvlJc w:val="left"/>
      <w:pPr>
        <w:tabs>
          <w:tab w:val="num" w:pos="6480"/>
        </w:tabs>
        <w:ind w:left="6480" w:hanging="360"/>
      </w:pPr>
    </w:lvl>
  </w:abstractNum>
  <w:abstractNum w:abstractNumId="4" w15:restartNumberingAfterBreak="0">
    <w:nsid w:val="21FD2816"/>
    <w:multiLevelType w:val="hybridMultilevel"/>
    <w:tmpl w:val="3C2CBB18"/>
    <w:lvl w:ilvl="0" w:tplc="0914B578">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28B572A6"/>
    <w:multiLevelType w:val="hybridMultilevel"/>
    <w:tmpl w:val="22DEDF6A"/>
    <w:lvl w:ilvl="0" w:tplc="D2A8341C">
      <w:start w:val="1"/>
      <w:numFmt w:val="decimal"/>
      <w:lvlText w:val="%1."/>
      <w:lvlJc w:val="left"/>
      <w:pPr>
        <w:ind w:left="1440" w:hanging="360"/>
      </w:pPr>
      <w:rPr>
        <w:u w:val="none"/>
      </w:rPr>
    </w:lvl>
    <w:lvl w:ilvl="1" w:tplc="756A0642">
      <w:start w:val="1"/>
      <w:numFmt w:val="lowerLetter"/>
      <w:lvlText w:val="%2."/>
      <w:lvlJc w:val="left"/>
      <w:pPr>
        <w:ind w:left="2160" w:hanging="360"/>
      </w:pPr>
      <w:rPr>
        <w:u w:val="none"/>
      </w:rPr>
    </w:lvl>
    <w:lvl w:ilvl="2" w:tplc="6AC8F6F8">
      <w:start w:val="1"/>
      <w:numFmt w:val="lowerRoman"/>
      <w:lvlText w:val="%3."/>
      <w:lvlJc w:val="right"/>
      <w:pPr>
        <w:ind w:left="2880" w:hanging="360"/>
      </w:pPr>
      <w:rPr>
        <w:u w:val="none"/>
      </w:rPr>
    </w:lvl>
    <w:lvl w:ilvl="3" w:tplc="20F22A3C">
      <w:start w:val="1"/>
      <w:numFmt w:val="decimal"/>
      <w:lvlText w:val="%4."/>
      <w:lvlJc w:val="left"/>
      <w:pPr>
        <w:ind w:left="3600" w:hanging="360"/>
      </w:pPr>
      <w:rPr>
        <w:u w:val="none"/>
      </w:rPr>
    </w:lvl>
    <w:lvl w:ilvl="4" w:tplc="82BE41EE">
      <w:start w:val="1"/>
      <w:numFmt w:val="lowerLetter"/>
      <w:lvlText w:val="%5."/>
      <w:lvlJc w:val="left"/>
      <w:pPr>
        <w:ind w:left="4320" w:hanging="360"/>
      </w:pPr>
      <w:rPr>
        <w:u w:val="none"/>
      </w:rPr>
    </w:lvl>
    <w:lvl w:ilvl="5" w:tplc="B38EBEF2">
      <w:start w:val="1"/>
      <w:numFmt w:val="lowerRoman"/>
      <w:lvlText w:val="%6."/>
      <w:lvlJc w:val="right"/>
      <w:pPr>
        <w:ind w:left="5040" w:hanging="360"/>
      </w:pPr>
      <w:rPr>
        <w:u w:val="none"/>
      </w:rPr>
    </w:lvl>
    <w:lvl w:ilvl="6" w:tplc="E58E01AA">
      <w:start w:val="1"/>
      <w:numFmt w:val="decimal"/>
      <w:lvlText w:val="%7."/>
      <w:lvlJc w:val="left"/>
      <w:pPr>
        <w:ind w:left="5760" w:hanging="360"/>
      </w:pPr>
      <w:rPr>
        <w:u w:val="none"/>
      </w:rPr>
    </w:lvl>
    <w:lvl w:ilvl="7" w:tplc="154ECAB4">
      <w:start w:val="1"/>
      <w:numFmt w:val="lowerLetter"/>
      <w:lvlText w:val="%8."/>
      <w:lvlJc w:val="left"/>
      <w:pPr>
        <w:ind w:left="6480" w:hanging="360"/>
      </w:pPr>
      <w:rPr>
        <w:u w:val="none"/>
      </w:rPr>
    </w:lvl>
    <w:lvl w:ilvl="8" w:tplc="E1F055F4">
      <w:start w:val="1"/>
      <w:numFmt w:val="lowerRoman"/>
      <w:lvlText w:val="%9."/>
      <w:lvlJc w:val="right"/>
      <w:pPr>
        <w:ind w:left="7200" w:hanging="360"/>
      </w:pPr>
      <w:rPr>
        <w:u w:val="none"/>
      </w:rPr>
    </w:lvl>
  </w:abstractNum>
  <w:abstractNum w:abstractNumId="6" w15:restartNumberingAfterBreak="0">
    <w:nsid w:val="28C9692B"/>
    <w:multiLevelType w:val="hybridMultilevel"/>
    <w:tmpl w:val="092A00D0"/>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29BB139D"/>
    <w:multiLevelType w:val="hybridMultilevel"/>
    <w:tmpl w:val="43CC58A8"/>
    <w:lvl w:ilvl="0" w:tplc="862A62CC">
      <w:start w:val="1"/>
      <w:numFmt w:val="decimal"/>
      <w:lvlText w:val="%1."/>
      <w:lvlJc w:val="left"/>
      <w:pPr>
        <w:tabs>
          <w:tab w:val="num" w:pos="720"/>
        </w:tabs>
        <w:ind w:left="720" w:hanging="360"/>
      </w:pPr>
    </w:lvl>
    <w:lvl w:ilvl="1" w:tplc="A7808A6A" w:tentative="1">
      <w:start w:val="1"/>
      <w:numFmt w:val="decimal"/>
      <w:lvlText w:val="%2."/>
      <w:lvlJc w:val="left"/>
      <w:pPr>
        <w:tabs>
          <w:tab w:val="num" w:pos="1440"/>
        </w:tabs>
        <w:ind w:left="1440" w:hanging="360"/>
      </w:pPr>
    </w:lvl>
    <w:lvl w:ilvl="2" w:tplc="90BAC7CC" w:tentative="1">
      <w:start w:val="1"/>
      <w:numFmt w:val="decimal"/>
      <w:lvlText w:val="%3."/>
      <w:lvlJc w:val="left"/>
      <w:pPr>
        <w:tabs>
          <w:tab w:val="num" w:pos="2160"/>
        </w:tabs>
        <w:ind w:left="2160" w:hanging="360"/>
      </w:pPr>
    </w:lvl>
    <w:lvl w:ilvl="3" w:tplc="90907D82" w:tentative="1">
      <w:start w:val="1"/>
      <w:numFmt w:val="decimal"/>
      <w:lvlText w:val="%4."/>
      <w:lvlJc w:val="left"/>
      <w:pPr>
        <w:tabs>
          <w:tab w:val="num" w:pos="2880"/>
        </w:tabs>
        <w:ind w:left="2880" w:hanging="360"/>
      </w:pPr>
    </w:lvl>
    <w:lvl w:ilvl="4" w:tplc="86C8480C" w:tentative="1">
      <w:start w:val="1"/>
      <w:numFmt w:val="decimal"/>
      <w:lvlText w:val="%5."/>
      <w:lvlJc w:val="left"/>
      <w:pPr>
        <w:tabs>
          <w:tab w:val="num" w:pos="3600"/>
        </w:tabs>
        <w:ind w:left="3600" w:hanging="360"/>
      </w:pPr>
    </w:lvl>
    <w:lvl w:ilvl="5" w:tplc="420AD53A" w:tentative="1">
      <w:start w:val="1"/>
      <w:numFmt w:val="decimal"/>
      <w:lvlText w:val="%6."/>
      <w:lvlJc w:val="left"/>
      <w:pPr>
        <w:tabs>
          <w:tab w:val="num" w:pos="4320"/>
        </w:tabs>
        <w:ind w:left="4320" w:hanging="360"/>
      </w:pPr>
    </w:lvl>
    <w:lvl w:ilvl="6" w:tplc="88A6E6CC" w:tentative="1">
      <w:start w:val="1"/>
      <w:numFmt w:val="decimal"/>
      <w:lvlText w:val="%7."/>
      <w:lvlJc w:val="left"/>
      <w:pPr>
        <w:tabs>
          <w:tab w:val="num" w:pos="5040"/>
        </w:tabs>
        <w:ind w:left="5040" w:hanging="360"/>
      </w:pPr>
    </w:lvl>
    <w:lvl w:ilvl="7" w:tplc="C94AB3C4" w:tentative="1">
      <w:start w:val="1"/>
      <w:numFmt w:val="decimal"/>
      <w:lvlText w:val="%8."/>
      <w:lvlJc w:val="left"/>
      <w:pPr>
        <w:tabs>
          <w:tab w:val="num" w:pos="5760"/>
        </w:tabs>
        <w:ind w:left="5760" w:hanging="360"/>
      </w:pPr>
    </w:lvl>
    <w:lvl w:ilvl="8" w:tplc="F2D0C720" w:tentative="1">
      <w:start w:val="1"/>
      <w:numFmt w:val="decimal"/>
      <w:lvlText w:val="%9."/>
      <w:lvlJc w:val="left"/>
      <w:pPr>
        <w:tabs>
          <w:tab w:val="num" w:pos="6480"/>
        </w:tabs>
        <w:ind w:left="6480" w:hanging="360"/>
      </w:pPr>
    </w:lvl>
  </w:abstractNum>
  <w:abstractNum w:abstractNumId="8" w15:restartNumberingAfterBreak="0">
    <w:nsid w:val="30567DA1"/>
    <w:multiLevelType w:val="hybridMultilevel"/>
    <w:tmpl w:val="C40E06A8"/>
    <w:lvl w:ilvl="0" w:tplc="08090001">
      <w:start w:val="1"/>
      <w:numFmt w:val="bullet"/>
      <w:lvlText w:val=""/>
      <w:lvlJc w:val="left"/>
      <w:pPr>
        <w:ind w:left="1800" w:hanging="360"/>
      </w:pPr>
      <w:rPr>
        <w:rFonts w:ascii="Symbol" w:hAnsi="Symbol" w:hint="default"/>
        <w:u w:val="none"/>
      </w:rPr>
    </w:lvl>
    <w:lvl w:ilvl="1" w:tplc="756A0642">
      <w:start w:val="1"/>
      <w:numFmt w:val="lowerLetter"/>
      <w:lvlText w:val="%2."/>
      <w:lvlJc w:val="left"/>
      <w:pPr>
        <w:ind w:left="2520" w:hanging="360"/>
      </w:pPr>
      <w:rPr>
        <w:u w:val="none"/>
      </w:rPr>
    </w:lvl>
    <w:lvl w:ilvl="2" w:tplc="6AC8F6F8">
      <w:start w:val="1"/>
      <w:numFmt w:val="lowerRoman"/>
      <w:lvlText w:val="%3."/>
      <w:lvlJc w:val="right"/>
      <w:pPr>
        <w:ind w:left="3240" w:hanging="360"/>
      </w:pPr>
      <w:rPr>
        <w:u w:val="none"/>
      </w:rPr>
    </w:lvl>
    <w:lvl w:ilvl="3" w:tplc="20F22A3C">
      <w:start w:val="1"/>
      <w:numFmt w:val="decimal"/>
      <w:lvlText w:val="%4."/>
      <w:lvlJc w:val="left"/>
      <w:pPr>
        <w:ind w:left="3960" w:hanging="360"/>
      </w:pPr>
      <w:rPr>
        <w:u w:val="none"/>
      </w:rPr>
    </w:lvl>
    <w:lvl w:ilvl="4" w:tplc="82BE41EE">
      <w:start w:val="1"/>
      <w:numFmt w:val="lowerLetter"/>
      <w:lvlText w:val="%5."/>
      <w:lvlJc w:val="left"/>
      <w:pPr>
        <w:ind w:left="4680" w:hanging="360"/>
      </w:pPr>
      <w:rPr>
        <w:u w:val="none"/>
      </w:rPr>
    </w:lvl>
    <w:lvl w:ilvl="5" w:tplc="B38EBEF2">
      <w:start w:val="1"/>
      <w:numFmt w:val="lowerRoman"/>
      <w:lvlText w:val="%6."/>
      <w:lvlJc w:val="right"/>
      <w:pPr>
        <w:ind w:left="5400" w:hanging="360"/>
      </w:pPr>
      <w:rPr>
        <w:u w:val="none"/>
      </w:rPr>
    </w:lvl>
    <w:lvl w:ilvl="6" w:tplc="E58E01AA">
      <w:start w:val="1"/>
      <w:numFmt w:val="decimal"/>
      <w:lvlText w:val="%7."/>
      <w:lvlJc w:val="left"/>
      <w:pPr>
        <w:ind w:left="6120" w:hanging="360"/>
      </w:pPr>
      <w:rPr>
        <w:u w:val="none"/>
      </w:rPr>
    </w:lvl>
    <w:lvl w:ilvl="7" w:tplc="154ECAB4">
      <w:start w:val="1"/>
      <w:numFmt w:val="lowerLetter"/>
      <w:lvlText w:val="%8."/>
      <w:lvlJc w:val="left"/>
      <w:pPr>
        <w:ind w:left="6840" w:hanging="360"/>
      </w:pPr>
      <w:rPr>
        <w:u w:val="none"/>
      </w:rPr>
    </w:lvl>
    <w:lvl w:ilvl="8" w:tplc="E1F055F4">
      <w:start w:val="1"/>
      <w:numFmt w:val="lowerRoman"/>
      <w:lvlText w:val="%9."/>
      <w:lvlJc w:val="right"/>
      <w:pPr>
        <w:ind w:left="7560" w:hanging="360"/>
      </w:pPr>
      <w:rPr>
        <w:u w:val="none"/>
      </w:rPr>
    </w:lvl>
  </w:abstractNum>
  <w:abstractNum w:abstractNumId="9" w15:restartNumberingAfterBreak="0">
    <w:nsid w:val="306C5FB6"/>
    <w:multiLevelType w:val="hybridMultilevel"/>
    <w:tmpl w:val="2460E8E8"/>
    <w:lvl w:ilvl="0" w:tplc="3042B7F8">
      <w:start w:val="1"/>
      <w:numFmt w:val="decimal"/>
      <w:lvlText w:val="%1."/>
      <w:lvlJc w:val="left"/>
      <w:pPr>
        <w:tabs>
          <w:tab w:val="num" w:pos="720"/>
        </w:tabs>
        <w:ind w:left="720" w:hanging="360"/>
      </w:pPr>
    </w:lvl>
    <w:lvl w:ilvl="1" w:tplc="5762ACA2" w:tentative="1">
      <w:start w:val="1"/>
      <w:numFmt w:val="decimal"/>
      <w:lvlText w:val="%2."/>
      <w:lvlJc w:val="left"/>
      <w:pPr>
        <w:tabs>
          <w:tab w:val="num" w:pos="1440"/>
        </w:tabs>
        <w:ind w:left="1440" w:hanging="360"/>
      </w:pPr>
    </w:lvl>
    <w:lvl w:ilvl="2" w:tplc="4BA8C702" w:tentative="1">
      <w:start w:val="1"/>
      <w:numFmt w:val="decimal"/>
      <w:lvlText w:val="%3."/>
      <w:lvlJc w:val="left"/>
      <w:pPr>
        <w:tabs>
          <w:tab w:val="num" w:pos="2160"/>
        </w:tabs>
        <w:ind w:left="2160" w:hanging="360"/>
      </w:pPr>
    </w:lvl>
    <w:lvl w:ilvl="3" w:tplc="1C380B9A" w:tentative="1">
      <w:start w:val="1"/>
      <w:numFmt w:val="decimal"/>
      <w:lvlText w:val="%4."/>
      <w:lvlJc w:val="left"/>
      <w:pPr>
        <w:tabs>
          <w:tab w:val="num" w:pos="2880"/>
        </w:tabs>
        <w:ind w:left="2880" w:hanging="360"/>
      </w:pPr>
    </w:lvl>
    <w:lvl w:ilvl="4" w:tplc="860AC21C" w:tentative="1">
      <w:start w:val="1"/>
      <w:numFmt w:val="decimal"/>
      <w:lvlText w:val="%5."/>
      <w:lvlJc w:val="left"/>
      <w:pPr>
        <w:tabs>
          <w:tab w:val="num" w:pos="3600"/>
        </w:tabs>
        <w:ind w:left="3600" w:hanging="360"/>
      </w:pPr>
    </w:lvl>
    <w:lvl w:ilvl="5" w:tplc="1D4C49F6" w:tentative="1">
      <w:start w:val="1"/>
      <w:numFmt w:val="decimal"/>
      <w:lvlText w:val="%6."/>
      <w:lvlJc w:val="left"/>
      <w:pPr>
        <w:tabs>
          <w:tab w:val="num" w:pos="4320"/>
        </w:tabs>
        <w:ind w:left="4320" w:hanging="360"/>
      </w:pPr>
    </w:lvl>
    <w:lvl w:ilvl="6" w:tplc="CEF4E86E" w:tentative="1">
      <w:start w:val="1"/>
      <w:numFmt w:val="decimal"/>
      <w:lvlText w:val="%7."/>
      <w:lvlJc w:val="left"/>
      <w:pPr>
        <w:tabs>
          <w:tab w:val="num" w:pos="5040"/>
        </w:tabs>
        <w:ind w:left="5040" w:hanging="360"/>
      </w:pPr>
    </w:lvl>
    <w:lvl w:ilvl="7" w:tplc="68D4E3FC" w:tentative="1">
      <w:start w:val="1"/>
      <w:numFmt w:val="decimal"/>
      <w:lvlText w:val="%8."/>
      <w:lvlJc w:val="left"/>
      <w:pPr>
        <w:tabs>
          <w:tab w:val="num" w:pos="5760"/>
        </w:tabs>
        <w:ind w:left="5760" w:hanging="360"/>
      </w:pPr>
    </w:lvl>
    <w:lvl w:ilvl="8" w:tplc="C4069B12" w:tentative="1">
      <w:start w:val="1"/>
      <w:numFmt w:val="decimal"/>
      <w:lvlText w:val="%9."/>
      <w:lvlJc w:val="left"/>
      <w:pPr>
        <w:tabs>
          <w:tab w:val="num" w:pos="6480"/>
        </w:tabs>
        <w:ind w:left="6480" w:hanging="360"/>
      </w:pPr>
    </w:lvl>
  </w:abstractNum>
  <w:abstractNum w:abstractNumId="10" w15:restartNumberingAfterBreak="0">
    <w:nsid w:val="30ED2DD4"/>
    <w:multiLevelType w:val="hybridMultilevel"/>
    <w:tmpl w:val="CD221222"/>
    <w:lvl w:ilvl="0" w:tplc="964C8D1A">
      <w:start w:val="1"/>
      <w:numFmt w:val="decimal"/>
      <w:lvlText w:val="%1."/>
      <w:lvlJc w:val="left"/>
      <w:pPr>
        <w:tabs>
          <w:tab w:val="num" w:pos="720"/>
        </w:tabs>
        <w:ind w:left="720" w:hanging="360"/>
      </w:pPr>
    </w:lvl>
    <w:lvl w:ilvl="1" w:tplc="C2D8611E" w:tentative="1">
      <w:start w:val="1"/>
      <w:numFmt w:val="decimal"/>
      <w:lvlText w:val="%2."/>
      <w:lvlJc w:val="left"/>
      <w:pPr>
        <w:tabs>
          <w:tab w:val="num" w:pos="1440"/>
        </w:tabs>
        <w:ind w:left="1440" w:hanging="360"/>
      </w:pPr>
    </w:lvl>
    <w:lvl w:ilvl="2" w:tplc="1A963C2A" w:tentative="1">
      <w:start w:val="1"/>
      <w:numFmt w:val="decimal"/>
      <w:lvlText w:val="%3."/>
      <w:lvlJc w:val="left"/>
      <w:pPr>
        <w:tabs>
          <w:tab w:val="num" w:pos="2160"/>
        </w:tabs>
        <w:ind w:left="2160" w:hanging="360"/>
      </w:pPr>
    </w:lvl>
    <w:lvl w:ilvl="3" w:tplc="7CB0D140" w:tentative="1">
      <w:start w:val="1"/>
      <w:numFmt w:val="decimal"/>
      <w:lvlText w:val="%4."/>
      <w:lvlJc w:val="left"/>
      <w:pPr>
        <w:tabs>
          <w:tab w:val="num" w:pos="2880"/>
        </w:tabs>
        <w:ind w:left="2880" w:hanging="360"/>
      </w:pPr>
    </w:lvl>
    <w:lvl w:ilvl="4" w:tplc="219E34E4" w:tentative="1">
      <w:start w:val="1"/>
      <w:numFmt w:val="decimal"/>
      <w:lvlText w:val="%5."/>
      <w:lvlJc w:val="left"/>
      <w:pPr>
        <w:tabs>
          <w:tab w:val="num" w:pos="3600"/>
        </w:tabs>
        <w:ind w:left="3600" w:hanging="360"/>
      </w:pPr>
    </w:lvl>
    <w:lvl w:ilvl="5" w:tplc="9BDE263E" w:tentative="1">
      <w:start w:val="1"/>
      <w:numFmt w:val="decimal"/>
      <w:lvlText w:val="%6."/>
      <w:lvlJc w:val="left"/>
      <w:pPr>
        <w:tabs>
          <w:tab w:val="num" w:pos="4320"/>
        </w:tabs>
        <w:ind w:left="4320" w:hanging="360"/>
      </w:pPr>
    </w:lvl>
    <w:lvl w:ilvl="6" w:tplc="9DBCCD2E" w:tentative="1">
      <w:start w:val="1"/>
      <w:numFmt w:val="decimal"/>
      <w:lvlText w:val="%7."/>
      <w:lvlJc w:val="left"/>
      <w:pPr>
        <w:tabs>
          <w:tab w:val="num" w:pos="5040"/>
        </w:tabs>
        <w:ind w:left="5040" w:hanging="360"/>
      </w:pPr>
    </w:lvl>
    <w:lvl w:ilvl="7" w:tplc="E8EE933E" w:tentative="1">
      <w:start w:val="1"/>
      <w:numFmt w:val="decimal"/>
      <w:lvlText w:val="%8."/>
      <w:lvlJc w:val="left"/>
      <w:pPr>
        <w:tabs>
          <w:tab w:val="num" w:pos="5760"/>
        </w:tabs>
        <w:ind w:left="5760" w:hanging="360"/>
      </w:pPr>
    </w:lvl>
    <w:lvl w:ilvl="8" w:tplc="50A66296" w:tentative="1">
      <w:start w:val="1"/>
      <w:numFmt w:val="decimal"/>
      <w:lvlText w:val="%9."/>
      <w:lvlJc w:val="left"/>
      <w:pPr>
        <w:tabs>
          <w:tab w:val="num" w:pos="6480"/>
        </w:tabs>
        <w:ind w:left="6480" w:hanging="360"/>
      </w:pPr>
    </w:lvl>
  </w:abstractNum>
  <w:abstractNum w:abstractNumId="11" w15:restartNumberingAfterBreak="0">
    <w:nsid w:val="313A2ADF"/>
    <w:multiLevelType w:val="hybridMultilevel"/>
    <w:tmpl w:val="72C4500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3864B44"/>
    <w:multiLevelType w:val="hybridMultilevel"/>
    <w:tmpl w:val="6EE4BA40"/>
    <w:lvl w:ilvl="0" w:tplc="0809000F">
      <w:start w:val="1"/>
      <w:numFmt w:val="decimal"/>
      <w:lvlText w:val="%1."/>
      <w:lvlJc w:val="left"/>
      <w:pPr>
        <w:ind w:left="1440" w:hanging="360"/>
      </w:pPr>
    </w:lvl>
    <w:lvl w:ilvl="1" w:tplc="08090001">
      <w:start w:val="1"/>
      <w:numFmt w:val="bullet"/>
      <w:lvlText w:val=""/>
      <w:lvlJc w:val="left"/>
      <w:pPr>
        <w:ind w:left="2160" w:hanging="360"/>
      </w:pPr>
      <w:rPr>
        <w:rFonts w:ascii="Symbol" w:hAnsi="Symbol" w:hint="default"/>
      </w:r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349E50D2"/>
    <w:multiLevelType w:val="hybridMultilevel"/>
    <w:tmpl w:val="AADC41C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6976D65"/>
    <w:multiLevelType w:val="hybridMultilevel"/>
    <w:tmpl w:val="F768F89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5340F34"/>
    <w:multiLevelType w:val="hybridMultilevel"/>
    <w:tmpl w:val="FA68037E"/>
    <w:lvl w:ilvl="0" w:tplc="274CE4C6">
      <w:start w:val="1"/>
      <w:numFmt w:val="decimal"/>
      <w:lvlText w:val="%1."/>
      <w:lvlJc w:val="left"/>
      <w:pPr>
        <w:tabs>
          <w:tab w:val="num" w:pos="720"/>
        </w:tabs>
        <w:ind w:left="720" w:hanging="360"/>
      </w:pPr>
    </w:lvl>
    <w:lvl w:ilvl="1" w:tplc="010201B2" w:tentative="1">
      <w:start w:val="1"/>
      <w:numFmt w:val="decimal"/>
      <w:lvlText w:val="%2."/>
      <w:lvlJc w:val="left"/>
      <w:pPr>
        <w:tabs>
          <w:tab w:val="num" w:pos="1440"/>
        </w:tabs>
        <w:ind w:left="1440" w:hanging="360"/>
      </w:pPr>
    </w:lvl>
    <w:lvl w:ilvl="2" w:tplc="476683CC" w:tentative="1">
      <w:start w:val="1"/>
      <w:numFmt w:val="decimal"/>
      <w:lvlText w:val="%3."/>
      <w:lvlJc w:val="left"/>
      <w:pPr>
        <w:tabs>
          <w:tab w:val="num" w:pos="2160"/>
        </w:tabs>
        <w:ind w:left="2160" w:hanging="360"/>
      </w:pPr>
    </w:lvl>
    <w:lvl w:ilvl="3" w:tplc="BA64424E" w:tentative="1">
      <w:start w:val="1"/>
      <w:numFmt w:val="decimal"/>
      <w:lvlText w:val="%4."/>
      <w:lvlJc w:val="left"/>
      <w:pPr>
        <w:tabs>
          <w:tab w:val="num" w:pos="2880"/>
        </w:tabs>
        <w:ind w:left="2880" w:hanging="360"/>
      </w:pPr>
    </w:lvl>
    <w:lvl w:ilvl="4" w:tplc="2D58FA3A" w:tentative="1">
      <w:start w:val="1"/>
      <w:numFmt w:val="decimal"/>
      <w:lvlText w:val="%5."/>
      <w:lvlJc w:val="left"/>
      <w:pPr>
        <w:tabs>
          <w:tab w:val="num" w:pos="3600"/>
        </w:tabs>
        <w:ind w:left="3600" w:hanging="360"/>
      </w:pPr>
    </w:lvl>
    <w:lvl w:ilvl="5" w:tplc="45E02BCC" w:tentative="1">
      <w:start w:val="1"/>
      <w:numFmt w:val="decimal"/>
      <w:lvlText w:val="%6."/>
      <w:lvlJc w:val="left"/>
      <w:pPr>
        <w:tabs>
          <w:tab w:val="num" w:pos="4320"/>
        </w:tabs>
        <w:ind w:left="4320" w:hanging="360"/>
      </w:pPr>
    </w:lvl>
    <w:lvl w:ilvl="6" w:tplc="9268415E" w:tentative="1">
      <w:start w:val="1"/>
      <w:numFmt w:val="decimal"/>
      <w:lvlText w:val="%7."/>
      <w:lvlJc w:val="left"/>
      <w:pPr>
        <w:tabs>
          <w:tab w:val="num" w:pos="5040"/>
        </w:tabs>
        <w:ind w:left="5040" w:hanging="360"/>
      </w:pPr>
    </w:lvl>
    <w:lvl w:ilvl="7" w:tplc="FFA2758C" w:tentative="1">
      <w:start w:val="1"/>
      <w:numFmt w:val="decimal"/>
      <w:lvlText w:val="%8."/>
      <w:lvlJc w:val="left"/>
      <w:pPr>
        <w:tabs>
          <w:tab w:val="num" w:pos="5760"/>
        </w:tabs>
        <w:ind w:left="5760" w:hanging="360"/>
      </w:pPr>
    </w:lvl>
    <w:lvl w:ilvl="8" w:tplc="DEE4817E" w:tentative="1">
      <w:start w:val="1"/>
      <w:numFmt w:val="decimal"/>
      <w:lvlText w:val="%9."/>
      <w:lvlJc w:val="left"/>
      <w:pPr>
        <w:tabs>
          <w:tab w:val="num" w:pos="6480"/>
        </w:tabs>
        <w:ind w:left="6480" w:hanging="360"/>
      </w:pPr>
    </w:lvl>
  </w:abstractNum>
  <w:abstractNum w:abstractNumId="16" w15:restartNumberingAfterBreak="0">
    <w:nsid w:val="54B90F37"/>
    <w:multiLevelType w:val="hybridMultilevel"/>
    <w:tmpl w:val="31B2E1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262AFA"/>
    <w:multiLevelType w:val="multilevel"/>
    <w:tmpl w:val="C63A4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434009"/>
    <w:multiLevelType w:val="hybridMultilevel"/>
    <w:tmpl w:val="9006A62C"/>
    <w:lvl w:ilvl="0" w:tplc="08090001">
      <w:start w:val="1"/>
      <w:numFmt w:val="bullet"/>
      <w:lvlText w:val=""/>
      <w:lvlJc w:val="left"/>
      <w:pPr>
        <w:ind w:left="3231" w:hanging="360"/>
      </w:pPr>
      <w:rPr>
        <w:rFonts w:ascii="Symbol" w:hAnsi="Symbol" w:hint="default"/>
        <w:sz w:val="16"/>
      </w:rPr>
    </w:lvl>
    <w:lvl w:ilvl="1" w:tplc="0C090003" w:tentative="1">
      <w:start w:val="1"/>
      <w:numFmt w:val="bullet"/>
      <w:lvlText w:val="o"/>
      <w:lvlJc w:val="left"/>
      <w:pPr>
        <w:tabs>
          <w:tab w:val="num" w:pos="3951"/>
        </w:tabs>
        <w:ind w:left="3951" w:hanging="360"/>
      </w:pPr>
      <w:rPr>
        <w:rFonts w:ascii="Courier New" w:hAnsi="Courier New" w:cs="Courier New" w:hint="default"/>
      </w:rPr>
    </w:lvl>
    <w:lvl w:ilvl="2" w:tplc="0C090005" w:tentative="1">
      <w:start w:val="1"/>
      <w:numFmt w:val="bullet"/>
      <w:lvlText w:val=""/>
      <w:lvlJc w:val="left"/>
      <w:pPr>
        <w:tabs>
          <w:tab w:val="num" w:pos="4671"/>
        </w:tabs>
        <w:ind w:left="4671" w:hanging="360"/>
      </w:pPr>
      <w:rPr>
        <w:rFonts w:ascii="Wingdings" w:hAnsi="Wingdings" w:hint="default"/>
      </w:rPr>
    </w:lvl>
    <w:lvl w:ilvl="3" w:tplc="0C090001" w:tentative="1">
      <w:start w:val="1"/>
      <w:numFmt w:val="bullet"/>
      <w:lvlText w:val=""/>
      <w:lvlJc w:val="left"/>
      <w:pPr>
        <w:tabs>
          <w:tab w:val="num" w:pos="5391"/>
        </w:tabs>
        <w:ind w:left="5391" w:hanging="360"/>
      </w:pPr>
      <w:rPr>
        <w:rFonts w:ascii="Symbol" w:hAnsi="Symbol" w:hint="default"/>
      </w:rPr>
    </w:lvl>
    <w:lvl w:ilvl="4" w:tplc="0C090003" w:tentative="1">
      <w:start w:val="1"/>
      <w:numFmt w:val="bullet"/>
      <w:lvlText w:val="o"/>
      <w:lvlJc w:val="left"/>
      <w:pPr>
        <w:tabs>
          <w:tab w:val="num" w:pos="6111"/>
        </w:tabs>
        <w:ind w:left="6111" w:hanging="360"/>
      </w:pPr>
      <w:rPr>
        <w:rFonts w:ascii="Courier New" w:hAnsi="Courier New" w:cs="Courier New" w:hint="default"/>
      </w:rPr>
    </w:lvl>
    <w:lvl w:ilvl="5" w:tplc="0C090005" w:tentative="1">
      <w:start w:val="1"/>
      <w:numFmt w:val="bullet"/>
      <w:lvlText w:val=""/>
      <w:lvlJc w:val="left"/>
      <w:pPr>
        <w:tabs>
          <w:tab w:val="num" w:pos="6831"/>
        </w:tabs>
        <w:ind w:left="6831" w:hanging="360"/>
      </w:pPr>
      <w:rPr>
        <w:rFonts w:ascii="Wingdings" w:hAnsi="Wingdings" w:hint="default"/>
      </w:rPr>
    </w:lvl>
    <w:lvl w:ilvl="6" w:tplc="0C090001" w:tentative="1">
      <w:start w:val="1"/>
      <w:numFmt w:val="bullet"/>
      <w:lvlText w:val=""/>
      <w:lvlJc w:val="left"/>
      <w:pPr>
        <w:tabs>
          <w:tab w:val="num" w:pos="7551"/>
        </w:tabs>
        <w:ind w:left="7551" w:hanging="360"/>
      </w:pPr>
      <w:rPr>
        <w:rFonts w:ascii="Symbol" w:hAnsi="Symbol" w:hint="default"/>
      </w:rPr>
    </w:lvl>
    <w:lvl w:ilvl="7" w:tplc="0C090003" w:tentative="1">
      <w:start w:val="1"/>
      <w:numFmt w:val="bullet"/>
      <w:lvlText w:val="o"/>
      <w:lvlJc w:val="left"/>
      <w:pPr>
        <w:tabs>
          <w:tab w:val="num" w:pos="8271"/>
        </w:tabs>
        <w:ind w:left="8271" w:hanging="360"/>
      </w:pPr>
      <w:rPr>
        <w:rFonts w:ascii="Courier New" w:hAnsi="Courier New" w:cs="Courier New" w:hint="default"/>
      </w:rPr>
    </w:lvl>
    <w:lvl w:ilvl="8" w:tplc="0C090005" w:tentative="1">
      <w:start w:val="1"/>
      <w:numFmt w:val="bullet"/>
      <w:lvlText w:val=""/>
      <w:lvlJc w:val="left"/>
      <w:pPr>
        <w:tabs>
          <w:tab w:val="num" w:pos="8991"/>
        </w:tabs>
        <w:ind w:left="8991" w:hanging="360"/>
      </w:pPr>
      <w:rPr>
        <w:rFonts w:ascii="Wingdings" w:hAnsi="Wingdings" w:hint="default"/>
      </w:rPr>
    </w:lvl>
  </w:abstractNum>
  <w:abstractNum w:abstractNumId="19" w15:restartNumberingAfterBreak="0">
    <w:nsid w:val="6D8312B8"/>
    <w:multiLevelType w:val="hybridMultilevel"/>
    <w:tmpl w:val="926CD2CC"/>
    <w:lvl w:ilvl="0" w:tplc="50A8A02A">
      <w:start w:val="1"/>
      <w:numFmt w:val="decimal"/>
      <w:lvlText w:val="%1."/>
      <w:lvlJc w:val="left"/>
      <w:pPr>
        <w:tabs>
          <w:tab w:val="num" w:pos="720"/>
        </w:tabs>
        <w:ind w:left="720" w:hanging="360"/>
      </w:pPr>
    </w:lvl>
    <w:lvl w:ilvl="1" w:tplc="1BB4492E" w:tentative="1">
      <w:start w:val="1"/>
      <w:numFmt w:val="decimal"/>
      <w:lvlText w:val="%2."/>
      <w:lvlJc w:val="left"/>
      <w:pPr>
        <w:tabs>
          <w:tab w:val="num" w:pos="1440"/>
        </w:tabs>
        <w:ind w:left="1440" w:hanging="360"/>
      </w:pPr>
    </w:lvl>
    <w:lvl w:ilvl="2" w:tplc="FD7AD9C4" w:tentative="1">
      <w:start w:val="1"/>
      <w:numFmt w:val="decimal"/>
      <w:lvlText w:val="%3."/>
      <w:lvlJc w:val="left"/>
      <w:pPr>
        <w:tabs>
          <w:tab w:val="num" w:pos="2160"/>
        </w:tabs>
        <w:ind w:left="2160" w:hanging="360"/>
      </w:pPr>
    </w:lvl>
    <w:lvl w:ilvl="3" w:tplc="C6F40A02" w:tentative="1">
      <w:start w:val="1"/>
      <w:numFmt w:val="decimal"/>
      <w:lvlText w:val="%4."/>
      <w:lvlJc w:val="left"/>
      <w:pPr>
        <w:tabs>
          <w:tab w:val="num" w:pos="2880"/>
        </w:tabs>
        <w:ind w:left="2880" w:hanging="360"/>
      </w:pPr>
    </w:lvl>
    <w:lvl w:ilvl="4" w:tplc="674E92FC" w:tentative="1">
      <w:start w:val="1"/>
      <w:numFmt w:val="decimal"/>
      <w:lvlText w:val="%5."/>
      <w:lvlJc w:val="left"/>
      <w:pPr>
        <w:tabs>
          <w:tab w:val="num" w:pos="3600"/>
        </w:tabs>
        <w:ind w:left="3600" w:hanging="360"/>
      </w:pPr>
    </w:lvl>
    <w:lvl w:ilvl="5" w:tplc="783043DA" w:tentative="1">
      <w:start w:val="1"/>
      <w:numFmt w:val="decimal"/>
      <w:lvlText w:val="%6."/>
      <w:lvlJc w:val="left"/>
      <w:pPr>
        <w:tabs>
          <w:tab w:val="num" w:pos="4320"/>
        </w:tabs>
        <w:ind w:left="4320" w:hanging="360"/>
      </w:pPr>
    </w:lvl>
    <w:lvl w:ilvl="6" w:tplc="873A6408" w:tentative="1">
      <w:start w:val="1"/>
      <w:numFmt w:val="decimal"/>
      <w:lvlText w:val="%7."/>
      <w:lvlJc w:val="left"/>
      <w:pPr>
        <w:tabs>
          <w:tab w:val="num" w:pos="5040"/>
        </w:tabs>
        <w:ind w:left="5040" w:hanging="360"/>
      </w:pPr>
    </w:lvl>
    <w:lvl w:ilvl="7" w:tplc="F2623016" w:tentative="1">
      <w:start w:val="1"/>
      <w:numFmt w:val="decimal"/>
      <w:lvlText w:val="%8."/>
      <w:lvlJc w:val="left"/>
      <w:pPr>
        <w:tabs>
          <w:tab w:val="num" w:pos="5760"/>
        </w:tabs>
        <w:ind w:left="5760" w:hanging="360"/>
      </w:pPr>
    </w:lvl>
    <w:lvl w:ilvl="8" w:tplc="1DCC665E" w:tentative="1">
      <w:start w:val="1"/>
      <w:numFmt w:val="decimal"/>
      <w:lvlText w:val="%9."/>
      <w:lvlJc w:val="left"/>
      <w:pPr>
        <w:tabs>
          <w:tab w:val="num" w:pos="6480"/>
        </w:tabs>
        <w:ind w:left="6480" w:hanging="360"/>
      </w:pPr>
    </w:lvl>
  </w:abstractNum>
  <w:abstractNum w:abstractNumId="20" w15:restartNumberingAfterBreak="0">
    <w:nsid w:val="6F6F4C67"/>
    <w:multiLevelType w:val="hybridMultilevel"/>
    <w:tmpl w:val="7D8E1F62"/>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15:restartNumberingAfterBreak="0">
    <w:nsid w:val="74AC4C1B"/>
    <w:multiLevelType w:val="hybridMultilevel"/>
    <w:tmpl w:val="BE5E8C5A"/>
    <w:lvl w:ilvl="0" w:tplc="A734F6B0">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78E81FDC"/>
    <w:multiLevelType w:val="hybridMultilevel"/>
    <w:tmpl w:val="D5C698E8"/>
    <w:lvl w:ilvl="0" w:tplc="A79EC4F8">
      <w:start w:val="1"/>
      <w:numFmt w:val="bullet"/>
      <w:pStyle w:val="BulletBeforeDash"/>
      <w:lvlText w:val="•"/>
      <w:lvlJc w:val="left"/>
      <w:pPr>
        <w:tabs>
          <w:tab w:val="num" w:pos="360"/>
        </w:tabs>
        <w:ind w:left="360" w:hanging="360"/>
      </w:pPr>
      <w:rPr>
        <w:rFonts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9"/>
  </w:num>
  <w:num w:numId="3">
    <w:abstractNumId w:val="15"/>
  </w:num>
  <w:num w:numId="4">
    <w:abstractNumId w:val="19"/>
  </w:num>
  <w:num w:numId="5">
    <w:abstractNumId w:val="10"/>
  </w:num>
  <w:num w:numId="6">
    <w:abstractNumId w:val="7"/>
  </w:num>
  <w:num w:numId="7">
    <w:abstractNumId w:val="16"/>
  </w:num>
  <w:num w:numId="8">
    <w:abstractNumId w:val="6"/>
  </w:num>
  <w:num w:numId="9">
    <w:abstractNumId w:val="12"/>
  </w:num>
  <w:num w:numId="10">
    <w:abstractNumId w:val="5"/>
  </w:num>
  <w:num w:numId="11">
    <w:abstractNumId w:val="8"/>
  </w:num>
  <w:num w:numId="12">
    <w:abstractNumId w:val="20"/>
  </w:num>
  <w:num w:numId="13">
    <w:abstractNumId w:val="22"/>
  </w:num>
  <w:num w:numId="14">
    <w:abstractNumId w:val="1"/>
  </w:num>
  <w:num w:numId="15">
    <w:abstractNumId w:val="14"/>
  </w:num>
  <w:num w:numId="16">
    <w:abstractNumId w:val="18"/>
  </w:num>
  <w:num w:numId="17">
    <w:abstractNumId w:val="0"/>
  </w:num>
  <w:num w:numId="18">
    <w:abstractNumId w:val="2"/>
  </w:num>
  <w:num w:numId="19">
    <w:abstractNumId w:val="21"/>
  </w:num>
  <w:num w:numId="20">
    <w:abstractNumId w:val="17"/>
  </w:num>
  <w:num w:numId="21">
    <w:abstractNumId w:val="11"/>
  </w:num>
  <w:num w:numId="22">
    <w:abstractNumId w:val="4"/>
  </w:num>
  <w:num w:numId="23">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son Everett">
    <w15:presenceInfo w15:providerId="AD" w15:userId="S::z9902002@ad.unsw.edu.au::d60a8139-4a1d-4875-a972-35d90206b900"/>
  </w15:person>
  <w15:person w15:author="Davies, Claire (O&amp;A, Hobart)">
    <w15:presenceInfo w15:providerId="AD" w15:userId="S::dav649@csiro.au::30e56230-b026-4162-b0b6-080ff7a15d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01A3"/>
    <w:rsid w:val="00002FD9"/>
    <w:rsid w:val="000065F1"/>
    <w:rsid w:val="00011FDF"/>
    <w:rsid w:val="000247CE"/>
    <w:rsid w:val="00032995"/>
    <w:rsid w:val="00047B91"/>
    <w:rsid w:val="00074913"/>
    <w:rsid w:val="000756F4"/>
    <w:rsid w:val="000923A3"/>
    <w:rsid w:val="000A0061"/>
    <w:rsid w:val="000B15E5"/>
    <w:rsid w:val="000D0089"/>
    <w:rsid w:val="000D6208"/>
    <w:rsid w:val="000E10C5"/>
    <w:rsid w:val="000F1BE1"/>
    <w:rsid w:val="001029AA"/>
    <w:rsid w:val="001113EA"/>
    <w:rsid w:val="00122CBD"/>
    <w:rsid w:val="00125020"/>
    <w:rsid w:val="001367AF"/>
    <w:rsid w:val="001413E5"/>
    <w:rsid w:val="0014261D"/>
    <w:rsid w:val="001473AC"/>
    <w:rsid w:val="00151704"/>
    <w:rsid w:val="00163F45"/>
    <w:rsid w:val="00180402"/>
    <w:rsid w:val="001B53C5"/>
    <w:rsid w:val="001B55D2"/>
    <w:rsid w:val="001E2750"/>
    <w:rsid w:val="001F0926"/>
    <w:rsid w:val="001F2331"/>
    <w:rsid w:val="001F36C9"/>
    <w:rsid w:val="00207B93"/>
    <w:rsid w:val="002141F2"/>
    <w:rsid w:val="00214F14"/>
    <w:rsid w:val="002304C1"/>
    <w:rsid w:val="0023326C"/>
    <w:rsid w:val="0025598B"/>
    <w:rsid w:val="00261242"/>
    <w:rsid w:val="00270792"/>
    <w:rsid w:val="0027309C"/>
    <w:rsid w:val="002811FB"/>
    <w:rsid w:val="00297E2E"/>
    <w:rsid w:val="002A1158"/>
    <w:rsid w:val="002B261B"/>
    <w:rsid w:val="002B7C50"/>
    <w:rsid w:val="002C14BC"/>
    <w:rsid w:val="002C2C63"/>
    <w:rsid w:val="002D3300"/>
    <w:rsid w:val="002E2636"/>
    <w:rsid w:val="002E3B72"/>
    <w:rsid w:val="002E5528"/>
    <w:rsid w:val="002F261E"/>
    <w:rsid w:val="002F3AE4"/>
    <w:rsid w:val="002F79F4"/>
    <w:rsid w:val="00303DA2"/>
    <w:rsid w:val="00306D25"/>
    <w:rsid w:val="00312EF7"/>
    <w:rsid w:val="003130EB"/>
    <w:rsid w:val="00314270"/>
    <w:rsid w:val="003147DB"/>
    <w:rsid w:val="00320F7F"/>
    <w:rsid w:val="003274D6"/>
    <w:rsid w:val="00327E28"/>
    <w:rsid w:val="00332EC9"/>
    <w:rsid w:val="003356B3"/>
    <w:rsid w:val="00335DD9"/>
    <w:rsid w:val="003373B6"/>
    <w:rsid w:val="00341BE9"/>
    <w:rsid w:val="003421D1"/>
    <w:rsid w:val="00344889"/>
    <w:rsid w:val="00361D06"/>
    <w:rsid w:val="0036414A"/>
    <w:rsid w:val="0036716B"/>
    <w:rsid w:val="00372456"/>
    <w:rsid w:val="0038614A"/>
    <w:rsid w:val="00387186"/>
    <w:rsid w:val="00391D0D"/>
    <w:rsid w:val="003D082E"/>
    <w:rsid w:val="003D1090"/>
    <w:rsid w:val="003D2BFC"/>
    <w:rsid w:val="003E1D44"/>
    <w:rsid w:val="003E2570"/>
    <w:rsid w:val="003F76E6"/>
    <w:rsid w:val="00411EEE"/>
    <w:rsid w:val="0043402E"/>
    <w:rsid w:val="0044025E"/>
    <w:rsid w:val="00443B89"/>
    <w:rsid w:val="004650C4"/>
    <w:rsid w:val="00473074"/>
    <w:rsid w:val="00496BC5"/>
    <w:rsid w:val="004A5908"/>
    <w:rsid w:val="004A78B7"/>
    <w:rsid w:val="004B4ABE"/>
    <w:rsid w:val="004D2EC2"/>
    <w:rsid w:val="004D42A4"/>
    <w:rsid w:val="004F73CA"/>
    <w:rsid w:val="0051527E"/>
    <w:rsid w:val="005251AF"/>
    <w:rsid w:val="0053264E"/>
    <w:rsid w:val="00554F73"/>
    <w:rsid w:val="0055602C"/>
    <w:rsid w:val="005610E9"/>
    <w:rsid w:val="00564546"/>
    <w:rsid w:val="0057032E"/>
    <w:rsid w:val="0057226E"/>
    <w:rsid w:val="0057390F"/>
    <w:rsid w:val="00580BB0"/>
    <w:rsid w:val="00586AC1"/>
    <w:rsid w:val="00587494"/>
    <w:rsid w:val="00593D19"/>
    <w:rsid w:val="00596E88"/>
    <w:rsid w:val="005A1C41"/>
    <w:rsid w:val="005B0BCB"/>
    <w:rsid w:val="005B3759"/>
    <w:rsid w:val="005B3FD4"/>
    <w:rsid w:val="005B7250"/>
    <w:rsid w:val="005C191E"/>
    <w:rsid w:val="005C65EC"/>
    <w:rsid w:val="005D3B22"/>
    <w:rsid w:val="005E00AB"/>
    <w:rsid w:val="005E076C"/>
    <w:rsid w:val="005E0BF5"/>
    <w:rsid w:val="005E3364"/>
    <w:rsid w:val="005E6D14"/>
    <w:rsid w:val="005F1ADA"/>
    <w:rsid w:val="005F63CD"/>
    <w:rsid w:val="006001A3"/>
    <w:rsid w:val="006101F4"/>
    <w:rsid w:val="00610513"/>
    <w:rsid w:val="006169B2"/>
    <w:rsid w:val="00617880"/>
    <w:rsid w:val="00645312"/>
    <w:rsid w:val="00647762"/>
    <w:rsid w:val="006562BB"/>
    <w:rsid w:val="00665A6A"/>
    <w:rsid w:val="00667653"/>
    <w:rsid w:val="006963E2"/>
    <w:rsid w:val="006A6ED7"/>
    <w:rsid w:val="006C1753"/>
    <w:rsid w:val="006D425A"/>
    <w:rsid w:val="006D7BC6"/>
    <w:rsid w:val="006F1C26"/>
    <w:rsid w:val="00706C12"/>
    <w:rsid w:val="00710AC3"/>
    <w:rsid w:val="00723C55"/>
    <w:rsid w:val="00726851"/>
    <w:rsid w:val="007317E5"/>
    <w:rsid w:val="007378F1"/>
    <w:rsid w:val="00740802"/>
    <w:rsid w:val="00740AC4"/>
    <w:rsid w:val="00751B53"/>
    <w:rsid w:val="00763F51"/>
    <w:rsid w:val="007752B9"/>
    <w:rsid w:val="00776CC6"/>
    <w:rsid w:val="0077715C"/>
    <w:rsid w:val="00793318"/>
    <w:rsid w:val="007B45FF"/>
    <w:rsid w:val="007C5C3A"/>
    <w:rsid w:val="007C74D5"/>
    <w:rsid w:val="007D2AC8"/>
    <w:rsid w:val="007D5269"/>
    <w:rsid w:val="007D731D"/>
    <w:rsid w:val="007D757F"/>
    <w:rsid w:val="007E36E0"/>
    <w:rsid w:val="007E5BA3"/>
    <w:rsid w:val="007E7D15"/>
    <w:rsid w:val="00807D65"/>
    <w:rsid w:val="00814581"/>
    <w:rsid w:val="008155D0"/>
    <w:rsid w:val="008159D4"/>
    <w:rsid w:val="00827257"/>
    <w:rsid w:val="00863C02"/>
    <w:rsid w:val="00864715"/>
    <w:rsid w:val="00870B62"/>
    <w:rsid w:val="008710EF"/>
    <w:rsid w:val="00876C57"/>
    <w:rsid w:val="0088719D"/>
    <w:rsid w:val="00894922"/>
    <w:rsid w:val="008A1A60"/>
    <w:rsid w:val="008C321E"/>
    <w:rsid w:val="008C3F1D"/>
    <w:rsid w:val="008E2CC7"/>
    <w:rsid w:val="008F4F12"/>
    <w:rsid w:val="00904EE7"/>
    <w:rsid w:val="00907E26"/>
    <w:rsid w:val="00913554"/>
    <w:rsid w:val="00917C6C"/>
    <w:rsid w:val="00957041"/>
    <w:rsid w:val="00957FD2"/>
    <w:rsid w:val="009652FE"/>
    <w:rsid w:val="009702B0"/>
    <w:rsid w:val="00970ACC"/>
    <w:rsid w:val="009713C3"/>
    <w:rsid w:val="00985B00"/>
    <w:rsid w:val="009924F8"/>
    <w:rsid w:val="009960B6"/>
    <w:rsid w:val="009A158C"/>
    <w:rsid w:val="009B1CFE"/>
    <w:rsid w:val="009B1E69"/>
    <w:rsid w:val="009B69AF"/>
    <w:rsid w:val="009C0FCD"/>
    <w:rsid w:val="009C50CC"/>
    <w:rsid w:val="009E0838"/>
    <w:rsid w:val="009E1439"/>
    <w:rsid w:val="00A11663"/>
    <w:rsid w:val="00A11AEF"/>
    <w:rsid w:val="00A21805"/>
    <w:rsid w:val="00A231AA"/>
    <w:rsid w:val="00A552D8"/>
    <w:rsid w:val="00A57D73"/>
    <w:rsid w:val="00A65EAF"/>
    <w:rsid w:val="00A71E22"/>
    <w:rsid w:val="00A722D2"/>
    <w:rsid w:val="00A76A35"/>
    <w:rsid w:val="00A77044"/>
    <w:rsid w:val="00A8046E"/>
    <w:rsid w:val="00A82C52"/>
    <w:rsid w:val="00A84446"/>
    <w:rsid w:val="00A86033"/>
    <w:rsid w:val="00A9116C"/>
    <w:rsid w:val="00AA151E"/>
    <w:rsid w:val="00AA301C"/>
    <w:rsid w:val="00AA34A4"/>
    <w:rsid w:val="00AB2746"/>
    <w:rsid w:val="00AB46F7"/>
    <w:rsid w:val="00AB6AD1"/>
    <w:rsid w:val="00AC65C2"/>
    <w:rsid w:val="00AD40CF"/>
    <w:rsid w:val="00AF082F"/>
    <w:rsid w:val="00AF3C23"/>
    <w:rsid w:val="00AF3C8D"/>
    <w:rsid w:val="00AF5559"/>
    <w:rsid w:val="00B00BD6"/>
    <w:rsid w:val="00B01A7D"/>
    <w:rsid w:val="00B02B48"/>
    <w:rsid w:val="00B12BD7"/>
    <w:rsid w:val="00B13EA9"/>
    <w:rsid w:val="00B2401E"/>
    <w:rsid w:val="00B40C82"/>
    <w:rsid w:val="00B4140D"/>
    <w:rsid w:val="00B41558"/>
    <w:rsid w:val="00B56EB7"/>
    <w:rsid w:val="00B62CFF"/>
    <w:rsid w:val="00B82CE0"/>
    <w:rsid w:val="00B841AB"/>
    <w:rsid w:val="00B84399"/>
    <w:rsid w:val="00B85BD3"/>
    <w:rsid w:val="00B90270"/>
    <w:rsid w:val="00B90C31"/>
    <w:rsid w:val="00B9623E"/>
    <w:rsid w:val="00B96B72"/>
    <w:rsid w:val="00BA0701"/>
    <w:rsid w:val="00BA23AF"/>
    <w:rsid w:val="00BA7A92"/>
    <w:rsid w:val="00BA7DC5"/>
    <w:rsid w:val="00BB1A1C"/>
    <w:rsid w:val="00BF00F1"/>
    <w:rsid w:val="00BF1F3E"/>
    <w:rsid w:val="00BF417E"/>
    <w:rsid w:val="00BF53D2"/>
    <w:rsid w:val="00C116B3"/>
    <w:rsid w:val="00C13443"/>
    <w:rsid w:val="00C30AFB"/>
    <w:rsid w:val="00C37FB1"/>
    <w:rsid w:val="00C42382"/>
    <w:rsid w:val="00C44A05"/>
    <w:rsid w:val="00C507A6"/>
    <w:rsid w:val="00C77DBC"/>
    <w:rsid w:val="00C8566E"/>
    <w:rsid w:val="00C87D12"/>
    <w:rsid w:val="00C91000"/>
    <w:rsid w:val="00CA1056"/>
    <w:rsid w:val="00CB080A"/>
    <w:rsid w:val="00CB2C4E"/>
    <w:rsid w:val="00CB58E0"/>
    <w:rsid w:val="00CB5EC7"/>
    <w:rsid w:val="00CB6F54"/>
    <w:rsid w:val="00CC115A"/>
    <w:rsid w:val="00CC1804"/>
    <w:rsid w:val="00CE3466"/>
    <w:rsid w:val="00CE5361"/>
    <w:rsid w:val="00CE6A7C"/>
    <w:rsid w:val="00CF26E1"/>
    <w:rsid w:val="00D02D28"/>
    <w:rsid w:val="00D03CD5"/>
    <w:rsid w:val="00D24B4C"/>
    <w:rsid w:val="00D27F21"/>
    <w:rsid w:val="00D3727B"/>
    <w:rsid w:val="00D4050C"/>
    <w:rsid w:val="00D41953"/>
    <w:rsid w:val="00D41D27"/>
    <w:rsid w:val="00D42122"/>
    <w:rsid w:val="00D636A0"/>
    <w:rsid w:val="00D70BC2"/>
    <w:rsid w:val="00D7559B"/>
    <w:rsid w:val="00D84568"/>
    <w:rsid w:val="00D84BE3"/>
    <w:rsid w:val="00D90BF6"/>
    <w:rsid w:val="00D950CD"/>
    <w:rsid w:val="00D95859"/>
    <w:rsid w:val="00D97036"/>
    <w:rsid w:val="00DA2760"/>
    <w:rsid w:val="00DA3C96"/>
    <w:rsid w:val="00DB62B8"/>
    <w:rsid w:val="00DC27CD"/>
    <w:rsid w:val="00DC3D02"/>
    <w:rsid w:val="00DC5F20"/>
    <w:rsid w:val="00DD6EDA"/>
    <w:rsid w:val="00DF084C"/>
    <w:rsid w:val="00DF1EDB"/>
    <w:rsid w:val="00DF7505"/>
    <w:rsid w:val="00E00DEF"/>
    <w:rsid w:val="00E15F0C"/>
    <w:rsid w:val="00E32669"/>
    <w:rsid w:val="00E36CE2"/>
    <w:rsid w:val="00E565EB"/>
    <w:rsid w:val="00E57E19"/>
    <w:rsid w:val="00E93CC6"/>
    <w:rsid w:val="00E972D7"/>
    <w:rsid w:val="00EA2083"/>
    <w:rsid w:val="00EB31F3"/>
    <w:rsid w:val="00EC558E"/>
    <w:rsid w:val="00EE47AD"/>
    <w:rsid w:val="00EE4D03"/>
    <w:rsid w:val="00F130F2"/>
    <w:rsid w:val="00F2774A"/>
    <w:rsid w:val="00F33BD3"/>
    <w:rsid w:val="00F36DBE"/>
    <w:rsid w:val="00F44D8A"/>
    <w:rsid w:val="00F5380E"/>
    <w:rsid w:val="00F63DF6"/>
    <w:rsid w:val="00F65CCF"/>
    <w:rsid w:val="00F84106"/>
    <w:rsid w:val="00F95E70"/>
    <w:rsid w:val="00FB3B59"/>
    <w:rsid w:val="00FE197F"/>
    <w:rsid w:val="00FE269E"/>
    <w:rsid w:val="00FF14A5"/>
    <w:rsid w:val="00FF51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36808"/>
  <w14:defaultImageDpi w14:val="32767"/>
  <w15:chartTrackingRefBased/>
  <w15:docId w15:val="{1FAEA6FB-9D93-524A-93C7-5CB6683DC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1A3"/>
    <w:pPr>
      <w:spacing w:before="120" w:after="120"/>
    </w:pPr>
    <w:rPr>
      <w:rFonts w:ascii="Times New Roman" w:eastAsia="Times New Roman" w:hAnsi="Times New Roman" w:cs="Times New Roman"/>
      <w:sz w:val="22"/>
      <w:lang w:val="en-AU" w:eastAsia="en-GB"/>
    </w:rPr>
  </w:style>
  <w:style w:type="paragraph" w:styleId="Heading1">
    <w:name w:val="heading 1"/>
    <w:basedOn w:val="Normal"/>
    <w:next w:val="Normal"/>
    <w:link w:val="Heading1Char"/>
    <w:uiPriority w:val="9"/>
    <w:qFormat/>
    <w:rsid w:val="00327E28"/>
    <w:pPr>
      <w:keepNext/>
      <w:keepLines/>
      <w:spacing w:before="240" w:after="0" w:line="360" w:lineRule="auto"/>
      <w:outlineLvl w:val="0"/>
    </w:pPr>
    <w:rPr>
      <w:rFonts w:asciiTheme="majorHAnsi" w:eastAsiaTheme="majorEastAsia" w:hAnsiTheme="majorHAnsi" w:cstheme="majorBidi"/>
      <w:b/>
      <w:bCs/>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1B53"/>
    <w:rPr>
      <w:sz w:val="18"/>
      <w:szCs w:val="18"/>
    </w:rPr>
  </w:style>
  <w:style w:type="character" w:customStyle="1" w:styleId="BalloonTextChar">
    <w:name w:val="Balloon Text Char"/>
    <w:basedOn w:val="DefaultParagraphFont"/>
    <w:link w:val="BalloonText"/>
    <w:uiPriority w:val="99"/>
    <w:semiHidden/>
    <w:rsid w:val="00751B53"/>
    <w:rPr>
      <w:rFonts w:ascii="Times New Roman" w:hAnsi="Times New Roman" w:cs="Times New Roman"/>
      <w:sz w:val="18"/>
      <w:szCs w:val="18"/>
    </w:rPr>
  </w:style>
  <w:style w:type="character" w:styleId="Hyperlink">
    <w:name w:val="Hyperlink"/>
    <w:basedOn w:val="DefaultParagraphFont"/>
    <w:uiPriority w:val="99"/>
    <w:unhideWhenUsed/>
    <w:rsid w:val="006001A3"/>
    <w:rPr>
      <w:color w:val="0000FF"/>
      <w:u w:val="single"/>
    </w:rPr>
  </w:style>
  <w:style w:type="character" w:customStyle="1" w:styleId="normaltextrun">
    <w:name w:val="normaltextrun"/>
    <w:basedOn w:val="DefaultParagraphFont"/>
    <w:rsid w:val="006001A3"/>
  </w:style>
  <w:style w:type="paragraph" w:styleId="NormalWeb">
    <w:name w:val="Normal (Web)"/>
    <w:basedOn w:val="Normal"/>
    <w:uiPriority w:val="99"/>
    <w:unhideWhenUsed/>
    <w:rsid w:val="006001A3"/>
    <w:pPr>
      <w:spacing w:before="100" w:beforeAutospacing="1" w:after="100" w:afterAutospacing="1"/>
    </w:pPr>
  </w:style>
  <w:style w:type="table" w:styleId="TableGrid">
    <w:name w:val="Table Grid"/>
    <w:basedOn w:val="TableNormal"/>
    <w:uiPriority w:val="39"/>
    <w:rsid w:val="009E14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27E28"/>
    <w:rPr>
      <w:rFonts w:asciiTheme="majorHAnsi" w:eastAsiaTheme="majorEastAsia" w:hAnsiTheme="majorHAnsi" w:cstheme="majorBidi"/>
      <w:b/>
      <w:bCs/>
      <w:color w:val="2F5496" w:themeColor="accent1" w:themeShade="BF"/>
      <w:sz w:val="32"/>
      <w:szCs w:val="32"/>
      <w:lang w:val="en-AU" w:eastAsia="en-GB"/>
    </w:rPr>
  </w:style>
  <w:style w:type="paragraph" w:styleId="ListParagraph">
    <w:name w:val="List Paragraph"/>
    <w:basedOn w:val="Normal"/>
    <w:uiPriority w:val="34"/>
    <w:qFormat/>
    <w:rsid w:val="005610E9"/>
    <w:pPr>
      <w:ind w:left="720"/>
      <w:contextualSpacing/>
    </w:pPr>
  </w:style>
  <w:style w:type="paragraph" w:customStyle="1" w:styleId="BulletBeforeDash">
    <w:name w:val="BulletBeforeDash"/>
    <w:basedOn w:val="Normal"/>
    <w:rsid w:val="00DC27CD"/>
    <w:pPr>
      <w:numPr>
        <w:numId w:val="13"/>
      </w:numPr>
      <w:spacing w:before="0" w:after="0"/>
    </w:pPr>
    <w:rPr>
      <w:rFonts w:ascii="Calibri" w:hAnsi="Calibri"/>
      <w:color w:val="000000"/>
      <w:szCs w:val="20"/>
      <w:lang w:eastAsia="en-AU"/>
    </w:rPr>
  </w:style>
  <w:style w:type="paragraph" w:customStyle="1" w:styleId="Dash">
    <w:name w:val="Dash"/>
    <w:basedOn w:val="Normal"/>
    <w:rsid w:val="00DC27CD"/>
    <w:pPr>
      <w:numPr>
        <w:numId w:val="14"/>
      </w:numPr>
      <w:tabs>
        <w:tab w:val="left" w:pos="720"/>
      </w:tabs>
      <w:spacing w:before="0" w:after="0"/>
      <w:ind w:left="720" w:hanging="360"/>
    </w:pPr>
    <w:rPr>
      <w:rFonts w:ascii="Calibri" w:hAnsi="Calibri"/>
      <w:color w:val="000000"/>
      <w:szCs w:val="20"/>
      <w:lang w:eastAsia="en-AU"/>
    </w:rPr>
  </w:style>
  <w:style w:type="paragraph" w:customStyle="1" w:styleId="DashLast">
    <w:name w:val="DashLast"/>
    <w:basedOn w:val="Dash"/>
    <w:rsid w:val="00DC27CD"/>
    <w:pPr>
      <w:spacing w:after="120"/>
    </w:pPr>
  </w:style>
  <w:style w:type="character" w:styleId="CommentReference">
    <w:name w:val="annotation reference"/>
    <w:basedOn w:val="DefaultParagraphFont"/>
    <w:uiPriority w:val="99"/>
    <w:semiHidden/>
    <w:unhideWhenUsed/>
    <w:rsid w:val="003E1D44"/>
    <w:rPr>
      <w:sz w:val="16"/>
      <w:szCs w:val="16"/>
    </w:rPr>
  </w:style>
  <w:style w:type="paragraph" w:styleId="CommentText">
    <w:name w:val="annotation text"/>
    <w:basedOn w:val="Normal"/>
    <w:link w:val="CommentTextChar"/>
    <w:uiPriority w:val="99"/>
    <w:semiHidden/>
    <w:unhideWhenUsed/>
    <w:rsid w:val="003E1D44"/>
    <w:rPr>
      <w:sz w:val="20"/>
      <w:szCs w:val="20"/>
    </w:rPr>
  </w:style>
  <w:style w:type="character" w:customStyle="1" w:styleId="CommentTextChar">
    <w:name w:val="Comment Text Char"/>
    <w:basedOn w:val="DefaultParagraphFont"/>
    <w:link w:val="CommentText"/>
    <w:uiPriority w:val="99"/>
    <w:semiHidden/>
    <w:rsid w:val="003E1D44"/>
    <w:rPr>
      <w:rFonts w:ascii="Times New Roman" w:eastAsia="Times New Roman" w:hAnsi="Times New Roman" w:cs="Times New Roman"/>
      <w:sz w:val="20"/>
      <w:szCs w:val="20"/>
      <w:lang w:val="en-AU" w:eastAsia="en-GB"/>
    </w:rPr>
  </w:style>
  <w:style w:type="paragraph" w:styleId="CommentSubject">
    <w:name w:val="annotation subject"/>
    <w:basedOn w:val="CommentText"/>
    <w:next w:val="CommentText"/>
    <w:link w:val="CommentSubjectChar"/>
    <w:uiPriority w:val="99"/>
    <w:semiHidden/>
    <w:unhideWhenUsed/>
    <w:rsid w:val="000756F4"/>
    <w:rPr>
      <w:b/>
      <w:bCs/>
    </w:rPr>
  </w:style>
  <w:style w:type="character" w:customStyle="1" w:styleId="CommentSubjectChar">
    <w:name w:val="Comment Subject Char"/>
    <w:basedOn w:val="CommentTextChar"/>
    <w:link w:val="CommentSubject"/>
    <w:uiPriority w:val="99"/>
    <w:semiHidden/>
    <w:rsid w:val="000756F4"/>
    <w:rPr>
      <w:rFonts w:ascii="Times New Roman" w:eastAsia="Times New Roman" w:hAnsi="Times New Roman" w:cs="Times New Roman"/>
      <w:b/>
      <w:bCs/>
      <w:sz w:val="20"/>
      <w:szCs w:val="20"/>
      <w:lang w:val="en-AU" w:eastAsia="en-GB"/>
    </w:rPr>
  </w:style>
  <w:style w:type="character" w:customStyle="1" w:styleId="UnresolvedMention1">
    <w:name w:val="Unresolved Mention1"/>
    <w:basedOn w:val="DefaultParagraphFont"/>
    <w:uiPriority w:val="99"/>
    <w:semiHidden/>
    <w:unhideWhenUsed/>
    <w:rsid w:val="00F65CCF"/>
    <w:rPr>
      <w:color w:val="605E5C"/>
      <w:shd w:val="clear" w:color="auto" w:fill="E1DFDD"/>
    </w:rPr>
  </w:style>
  <w:style w:type="paragraph" w:styleId="Header">
    <w:name w:val="header"/>
    <w:basedOn w:val="Normal"/>
    <w:link w:val="HeaderChar"/>
    <w:uiPriority w:val="99"/>
    <w:unhideWhenUsed/>
    <w:rsid w:val="009960B6"/>
    <w:pPr>
      <w:tabs>
        <w:tab w:val="center" w:pos="4513"/>
        <w:tab w:val="right" w:pos="9026"/>
      </w:tabs>
      <w:spacing w:before="0" w:after="0"/>
    </w:pPr>
  </w:style>
  <w:style w:type="character" w:customStyle="1" w:styleId="HeaderChar">
    <w:name w:val="Header Char"/>
    <w:basedOn w:val="DefaultParagraphFont"/>
    <w:link w:val="Header"/>
    <w:uiPriority w:val="99"/>
    <w:rsid w:val="009960B6"/>
    <w:rPr>
      <w:rFonts w:ascii="Times New Roman" w:eastAsia="Times New Roman" w:hAnsi="Times New Roman" w:cs="Times New Roman"/>
      <w:sz w:val="22"/>
      <w:lang w:val="en-AU" w:eastAsia="en-GB"/>
    </w:rPr>
  </w:style>
  <w:style w:type="paragraph" w:styleId="Footer">
    <w:name w:val="footer"/>
    <w:basedOn w:val="Normal"/>
    <w:link w:val="FooterChar"/>
    <w:uiPriority w:val="99"/>
    <w:unhideWhenUsed/>
    <w:rsid w:val="009960B6"/>
    <w:pPr>
      <w:tabs>
        <w:tab w:val="center" w:pos="4513"/>
        <w:tab w:val="right" w:pos="9026"/>
      </w:tabs>
      <w:spacing w:before="0" w:after="0"/>
    </w:pPr>
  </w:style>
  <w:style w:type="character" w:customStyle="1" w:styleId="FooterChar">
    <w:name w:val="Footer Char"/>
    <w:basedOn w:val="DefaultParagraphFont"/>
    <w:link w:val="Footer"/>
    <w:uiPriority w:val="99"/>
    <w:rsid w:val="009960B6"/>
    <w:rPr>
      <w:rFonts w:ascii="Times New Roman" w:eastAsia="Times New Roman" w:hAnsi="Times New Roman" w:cs="Times New Roman"/>
      <w:sz w:val="22"/>
      <w:lang w:val="en-AU" w:eastAsia="en-GB"/>
    </w:rPr>
  </w:style>
  <w:style w:type="paragraph" w:styleId="BodyText">
    <w:name w:val="Body Text"/>
    <w:link w:val="BodyTextChar"/>
    <w:qFormat/>
    <w:rsid w:val="00270792"/>
    <w:pPr>
      <w:spacing w:before="120" w:after="120" w:line="264" w:lineRule="auto"/>
    </w:pPr>
    <w:rPr>
      <w:rFonts w:ascii="Calibri" w:eastAsia="Calibri" w:hAnsi="Calibri" w:cs="Times New Roman"/>
      <w:color w:val="000000"/>
      <w:szCs w:val="22"/>
      <w:lang w:val="en-AU" w:eastAsia="en-AU"/>
    </w:rPr>
  </w:style>
  <w:style w:type="character" w:customStyle="1" w:styleId="BodyTextChar">
    <w:name w:val="Body Text Char"/>
    <w:basedOn w:val="DefaultParagraphFont"/>
    <w:link w:val="BodyText"/>
    <w:rsid w:val="00270792"/>
    <w:rPr>
      <w:rFonts w:ascii="Calibri" w:eastAsia="Calibri" w:hAnsi="Calibri" w:cs="Times New Roman"/>
      <w:color w:val="000000"/>
      <w:szCs w:val="22"/>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2907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hyperlink" Target="https://portal.aodn.org.au/search" TargetMode="External"/><Relationship Id="rId3" Type="http://schemas.openxmlformats.org/officeDocument/2006/relationships/customXml" Target="../customXml/item3.xml"/><Relationship Id="rId21" Type="http://schemas.openxmlformats.org/officeDocument/2006/relationships/comments" Target="comments.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hyperlink" Target="https://s3-ap-southeast-2.amazonaws.com/content.aodn.org.au/Documents/IMOS/Facilities/national_mooring/IMOS_NRS_BGCManual_LATEST.pdf"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s://www.globcolour.info/products_description.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microsoft.com/office/2018/08/relationships/commentsExtensible" Target="commentsExtensible.xml"/><Relationship Id="rId5" Type="http://schemas.openxmlformats.org/officeDocument/2006/relationships/numbering" Target="numbering.xml"/><Relationship Id="rId15" Type="http://schemas.openxmlformats.org/officeDocument/2006/relationships/header" Target="header3.xml"/><Relationship Id="rId23" Type="http://schemas.microsoft.com/office/2016/09/relationships/commentsIds" Target="commentsIds.xml"/><Relationship Id="rId28" Type="http://schemas.openxmlformats.org/officeDocument/2006/relationships/hyperlink" Target="http://dx.doi.org/10.26198/5c4a56f2a8ae3"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1/relationships/commentsExtended" Target="commentsExtended.xml"/><Relationship Id="rId27" Type="http://schemas.openxmlformats.org/officeDocument/2006/relationships/hyperlink" Target="https://www.globcolour.info/products_description.html"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AA1561C7AC61740AC0C42373ECAF626" ma:contentTypeVersion="16" ma:contentTypeDescription="Create a new document." ma:contentTypeScope="" ma:versionID="494518ea2d1642b6f2a1bad48958d94f">
  <xsd:schema xmlns:xsd="http://www.w3.org/2001/XMLSchema" xmlns:xs="http://www.w3.org/2001/XMLSchema" xmlns:p="http://schemas.microsoft.com/office/2006/metadata/properties" xmlns:ns1="http://schemas.microsoft.com/sharepoint/v3" xmlns:ns3="0fb774b7-0571-4e61-9f02-9eb8691563b7" xmlns:ns4="4a3a446d-7f3a-4d3c-9240-ab7cb2625859" targetNamespace="http://schemas.microsoft.com/office/2006/metadata/properties" ma:root="true" ma:fieldsID="9d3da1e1a7aa076747e9a020728db0a2" ns1:_="" ns3:_="" ns4:_="">
    <xsd:import namespace="http://schemas.microsoft.com/sharepoint/v3"/>
    <xsd:import namespace="0fb774b7-0571-4e61-9f02-9eb8691563b7"/>
    <xsd:import namespace="4a3a446d-7f3a-4d3c-9240-ab7cb262585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1:_ip_UnifiedCompliancePolicyProperties" minOccurs="0"/>
                <xsd:element ref="ns1:_ip_UnifiedCompliancePolicyUIAc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hidden="true" ma:internalName="_ip_UnifiedCompliancePolicyProperties">
      <xsd:simpleType>
        <xsd:restriction base="dms:Note"/>
      </xsd:simpleType>
    </xsd:element>
    <xsd:element name="_ip_UnifiedCompliancePolicyUIAction" ma:index="1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fb774b7-0571-4e61-9f02-9eb8691563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a3a446d-7f3a-4d3c-9240-ab7cb262585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1ABC85E-6369-4C11-9B28-35F99BBB78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fb774b7-0571-4e61-9f02-9eb8691563b7"/>
    <ds:schemaRef ds:uri="4a3a446d-7f3a-4d3c-9240-ab7cb26258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04185E3-A278-498F-BD0E-4B34D774DFAA}">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844BDEAE-FD23-4692-BABA-393965B9AD0B}">
  <ds:schemaRefs>
    <ds:schemaRef ds:uri="http://schemas.openxmlformats.org/officeDocument/2006/bibliography"/>
  </ds:schemaRefs>
</ds:datastoreItem>
</file>

<file path=customXml/itemProps4.xml><?xml version="1.0" encoding="utf-8"?>
<ds:datastoreItem xmlns:ds="http://schemas.openxmlformats.org/officeDocument/2006/customXml" ds:itemID="{C3D513EE-255F-46F9-9453-31C8121FC08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9</Pages>
  <Words>1555</Words>
  <Characters>8868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Graeme C</dc:creator>
  <cp:keywords/>
  <dc:description/>
  <cp:lastModifiedBy>Jason Everett</cp:lastModifiedBy>
  <cp:revision>8</cp:revision>
  <dcterms:created xsi:type="dcterms:W3CDTF">2021-06-09T12:05:00Z</dcterms:created>
  <dcterms:modified xsi:type="dcterms:W3CDTF">2021-06-10T00:34:00Z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1a6c3db-1667-4f49-995a-8b9973972958_Enabled">
    <vt:lpwstr>true</vt:lpwstr>
  </property>
  <property fmtid="{D5CDD505-2E9C-101B-9397-08002B2CF9AE}" pid="3" name="MSIP_Label_51a6c3db-1667-4f49-995a-8b9973972958_SetDate">
    <vt:lpwstr>2021-05-25T22:22:47Z</vt:lpwstr>
  </property>
  <property fmtid="{D5CDD505-2E9C-101B-9397-08002B2CF9AE}" pid="4" name="MSIP_Label_51a6c3db-1667-4f49-995a-8b9973972958_Method">
    <vt:lpwstr>Standard</vt:lpwstr>
  </property>
  <property fmtid="{D5CDD505-2E9C-101B-9397-08002B2CF9AE}" pid="5" name="MSIP_Label_51a6c3db-1667-4f49-995a-8b9973972958_Name">
    <vt:lpwstr>UTS-Internal</vt:lpwstr>
  </property>
  <property fmtid="{D5CDD505-2E9C-101B-9397-08002B2CF9AE}" pid="6" name="MSIP_Label_51a6c3db-1667-4f49-995a-8b9973972958_SiteId">
    <vt:lpwstr>e8911c26-cf9f-4a9c-878e-527807be8791</vt:lpwstr>
  </property>
  <property fmtid="{D5CDD505-2E9C-101B-9397-08002B2CF9AE}" pid="7" name="MSIP_Label_51a6c3db-1667-4f49-995a-8b9973972958_ActionId">
    <vt:lpwstr>8149502d-d477-46e3-8090-8fcf8efe80f0</vt:lpwstr>
  </property>
  <property fmtid="{D5CDD505-2E9C-101B-9397-08002B2CF9AE}" pid="8" name="MSIP_Label_51a6c3db-1667-4f49-995a-8b9973972958_ContentBits">
    <vt:lpwstr>0</vt:lpwstr>
  </property>
  <property fmtid="{D5CDD505-2E9C-101B-9397-08002B2CF9AE}" pid="9" name="ContentTypeId">
    <vt:lpwstr>0x010100EAA1561C7AC61740AC0C42373ECAF626</vt:lpwstr>
  </property>
</Properties>
</file>